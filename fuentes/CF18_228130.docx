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26E80" w:rsidRPr="00AF255D" w:rsidRDefault="00F26E80" w:rsidP="00A455DC"/>
    <w:p w14:paraId="00000002" w14:textId="77777777" w:rsidR="00F26E80" w:rsidRPr="00AF255D" w:rsidRDefault="00F26E80" w:rsidP="00A455DC"/>
    <w:p w14:paraId="00000003" w14:textId="77777777" w:rsidR="00F26E80" w:rsidRPr="00AF255D" w:rsidRDefault="00F26E80" w:rsidP="00A455DC">
      <w:pPr>
        <w:tabs>
          <w:tab w:val="left" w:pos="3224"/>
        </w:tabs>
      </w:pPr>
    </w:p>
    <w:tbl>
      <w:tblPr>
        <w:tblStyle w:val="affffff2"/>
        <w:tblW w:w="148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F26E80" w:rsidRPr="00FA760A" w14:paraId="045EC971" w14:textId="77777777">
        <w:trPr>
          <w:trHeight w:val="340"/>
        </w:trPr>
        <w:tc>
          <w:tcPr>
            <w:tcW w:w="3397" w:type="dxa"/>
            <w:shd w:val="clear" w:color="auto" w:fill="8DB3E2"/>
            <w:vAlign w:val="center"/>
          </w:tcPr>
          <w:p w14:paraId="00000004" w14:textId="77777777" w:rsidR="00F26E80" w:rsidRPr="00FA760A" w:rsidRDefault="00000000" w:rsidP="00A455DC">
            <w:r w:rsidRPr="00FA760A">
              <w:t>PROGRAMA DE FORMACIÓN</w:t>
            </w:r>
          </w:p>
        </w:tc>
        <w:tc>
          <w:tcPr>
            <w:tcW w:w="11482" w:type="dxa"/>
            <w:vAlign w:val="center"/>
          </w:tcPr>
          <w:p w14:paraId="00000005" w14:textId="77777777" w:rsidR="00F26E80" w:rsidRPr="00FA760A" w:rsidRDefault="00000000" w:rsidP="00A455DC">
            <w:pPr>
              <w:rPr>
                <w:color w:val="E36C09"/>
              </w:rPr>
            </w:pPr>
            <w:r w:rsidRPr="00FA760A">
              <w:t>Tecnólogo en implementación y gestión de bases de datos</w:t>
            </w:r>
          </w:p>
        </w:tc>
      </w:tr>
    </w:tbl>
    <w:p w14:paraId="00000006" w14:textId="77777777" w:rsidR="00F26E80" w:rsidRPr="00FA760A" w:rsidRDefault="00F26E80" w:rsidP="00A455DC"/>
    <w:tbl>
      <w:tblPr>
        <w:tblStyle w:val="affffff3"/>
        <w:tblW w:w="148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8080"/>
      </w:tblGrid>
      <w:tr w:rsidR="00F26E80" w:rsidRPr="00FA760A" w14:paraId="4362A547" w14:textId="77777777">
        <w:trPr>
          <w:trHeight w:val="340"/>
        </w:trPr>
        <w:tc>
          <w:tcPr>
            <w:tcW w:w="1838" w:type="dxa"/>
            <w:shd w:val="clear" w:color="auto" w:fill="8DB3E2"/>
            <w:vAlign w:val="center"/>
          </w:tcPr>
          <w:p w14:paraId="00000007" w14:textId="77777777" w:rsidR="00F26E80" w:rsidRPr="00FA760A" w:rsidRDefault="00000000" w:rsidP="00A455DC">
            <w:r w:rsidRPr="00FA760A">
              <w:t>COMPETENCIA</w:t>
            </w:r>
          </w:p>
        </w:tc>
        <w:tc>
          <w:tcPr>
            <w:tcW w:w="2835" w:type="dxa"/>
            <w:vAlign w:val="center"/>
          </w:tcPr>
          <w:p w14:paraId="00000008" w14:textId="3A65BD85" w:rsidR="00F26E80" w:rsidRPr="00FA760A" w:rsidRDefault="00000000" w:rsidP="00A455DC">
            <w:pPr>
              <w:rPr>
                <w:u w:val="single"/>
              </w:rPr>
            </w:pPr>
            <w:r w:rsidRPr="00FA760A">
              <w:t xml:space="preserve">220501092 - Establecer requisitos de la solución de </w:t>
            </w:r>
            <w:r w:rsidR="00A455DC" w:rsidRPr="00FA760A">
              <w:rPr>
                <w:i/>
                <w:iCs/>
              </w:rPr>
              <w:t>software</w:t>
            </w:r>
            <w:r w:rsidRPr="00FA760A">
              <w:t xml:space="preserve"> de acuerdo con estándares y procedimiento técnico</w:t>
            </w:r>
          </w:p>
        </w:tc>
        <w:tc>
          <w:tcPr>
            <w:tcW w:w="2126" w:type="dxa"/>
            <w:shd w:val="clear" w:color="auto" w:fill="8DB3E2"/>
            <w:vAlign w:val="center"/>
          </w:tcPr>
          <w:p w14:paraId="00000009" w14:textId="77777777" w:rsidR="00F26E80" w:rsidRPr="00FA760A" w:rsidRDefault="00000000" w:rsidP="00A455DC">
            <w:r w:rsidRPr="00FA760A">
              <w:t>RESULTADOS DE APRENDIZAJE</w:t>
            </w:r>
          </w:p>
        </w:tc>
        <w:tc>
          <w:tcPr>
            <w:tcW w:w="8080" w:type="dxa"/>
            <w:vAlign w:val="center"/>
          </w:tcPr>
          <w:p w14:paraId="0000000A" w14:textId="77777777" w:rsidR="00F26E80" w:rsidRPr="00FA760A" w:rsidRDefault="00000000" w:rsidP="00A455DC">
            <w:pPr>
              <w:ind w:left="66"/>
              <w:rPr>
                <w:b/>
              </w:rPr>
            </w:pPr>
            <w:r w:rsidRPr="00FA760A">
              <w:rPr>
                <w:color w:val="000000"/>
              </w:rPr>
              <w:t>220501092-02 Construir el informe de requisitos de la solución conforme a la identificación de las necesidades del negocio</w:t>
            </w:r>
          </w:p>
        </w:tc>
      </w:tr>
    </w:tbl>
    <w:p w14:paraId="0000000B" w14:textId="77777777" w:rsidR="00F26E80" w:rsidRPr="00FA760A" w:rsidRDefault="00F26E80" w:rsidP="00A455DC"/>
    <w:p w14:paraId="0000000C" w14:textId="77777777" w:rsidR="00F26E80" w:rsidRPr="00FA760A" w:rsidRDefault="00F26E80" w:rsidP="00A455DC"/>
    <w:tbl>
      <w:tblPr>
        <w:tblStyle w:val="affffff4"/>
        <w:tblW w:w="148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F26E80" w:rsidRPr="00FA760A" w14:paraId="3A6B7B98" w14:textId="77777777">
        <w:trPr>
          <w:trHeight w:val="340"/>
        </w:trPr>
        <w:tc>
          <w:tcPr>
            <w:tcW w:w="3397" w:type="dxa"/>
            <w:shd w:val="clear" w:color="auto" w:fill="8DB3E2"/>
            <w:vAlign w:val="center"/>
          </w:tcPr>
          <w:p w14:paraId="0000000D" w14:textId="77777777" w:rsidR="00F26E80" w:rsidRPr="00FA760A" w:rsidRDefault="00000000" w:rsidP="00A455DC">
            <w:r w:rsidRPr="00FA760A">
              <w:t>NÚMERO DEL COMPONENTE FORMATIVO</w:t>
            </w:r>
          </w:p>
        </w:tc>
        <w:tc>
          <w:tcPr>
            <w:tcW w:w="11482" w:type="dxa"/>
            <w:vAlign w:val="center"/>
          </w:tcPr>
          <w:p w14:paraId="0000000E" w14:textId="77777777" w:rsidR="00F26E80" w:rsidRPr="00FA760A" w:rsidRDefault="00000000" w:rsidP="00A455DC">
            <w:pPr>
              <w:rPr>
                <w:color w:val="E36C09"/>
              </w:rPr>
            </w:pPr>
            <w:r w:rsidRPr="00FA760A">
              <w:t>CF18</w:t>
            </w:r>
          </w:p>
        </w:tc>
      </w:tr>
      <w:tr w:rsidR="00F26E80" w:rsidRPr="00FA760A" w14:paraId="48715826" w14:textId="77777777">
        <w:trPr>
          <w:trHeight w:val="340"/>
        </w:trPr>
        <w:tc>
          <w:tcPr>
            <w:tcW w:w="3397" w:type="dxa"/>
            <w:shd w:val="clear" w:color="auto" w:fill="8DB3E2"/>
            <w:vAlign w:val="center"/>
          </w:tcPr>
          <w:p w14:paraId="0000000F" w14:textId="77777777" w:rsidR="00F26E80" w:rsidRPr="00FA760A" w:rsidRDefault="00000000" w:rsidP="00A455DC">
            <w:r w:rsidRPr="00FA760A">
              <w:t>NOMBRE DEL COMPONENTE FORMATIVO</w:t>
            </w:r>
          </w:p>
        </w:tc>
        <w:tc>
          <w:tcPr>
            <w:tcW w:w="11482" w:type="dxa"/>
            <w:vAlign w:val="center"/>
          </w:tcPr>
          <w:p w14:paraId="00000010" w14:textId="77777777" w:rsidR="00F26E80" w:rsidRPr="00FA760A" w:rsidRDefault="00000000" w:rsidP="00A455DC">
            <w:r w:rsidRPr="00FA760A">
              <w:t xml:space="preserve">Construcción del informe de requisitos </w:t>
            </w:r>
          </w:p>
        </w:tc>
      </w:tr>
      <w:tr w:rsidR="00F26E80" w:rsidRPr="00FA760A" w14:paraId="6A0804CB" w14:textId="77777777">
        <w:trPr>
          <w:trHeight w:val="340"/>
        </w:trPr>
        <w:tc>
          <w:tcPr>
            <w:tcW w:w="3397" w:type="dxa"/>
            <w:shd w:val="clear" w:color="auto" w:fill="8DB3E2"/>
            <w:vAlign w:val="center"/>
          </w:tcPr>
          <w:p w14:paraId="00000011" w14:textId="77777777" w:rsidR="00F26E80" w:rsidRPr="00FA760A" w:rsidRDefault="00000000" w:rsidP="00A455DC">
            <w:r w:rsidRPr="00FA760A">
              <w:t>BREVE DESCRIPCIÓN</w:t>
            </w:r>
          </w:p>
        </w:tc>
        <w:tc>
          <w:tcPr>
            <w:tcW w:w="11482" w:type="dxa"/>
            <w:vAlign w:val="center"/>
          </w:tcPr>
          <w:p w14:paraId="00000012" w14:textId="54E201E7" w:rsidR="00F26E80" w:rsidRPr="00FA760A" w:rsidRDefault="00000000" w:rsidP="00A455DC">
            <w:r w:rsidRPr="00FA760A">
              <w:t xml:space="preserve">En los proyectos de desarrollo de </w:t>
            </w:r>
            <w:r w:rsidR="00A455DC" w:rsidRPr="00FA760A">
              <w:rPr>
                <w:i/>
                <w:iCs/>
              </w:rPr>
              <w:t>software</w:t>
            </w:r>
            <w:r w:rsidRPr="00FA760A">
              <w:t xml:space="preserve">, resulta determinante la fase de </w:t>
            </w:r>
            <w:sdt>
              <w:sdtPr>
                <w:tag w:val="goog_rdk_0"/>
                <w:id w:val="2124338585"/>
              </w:sdtPr>
              <w:sdtContent>
                <w:r w:rsidRPr="00FA760A">
                  <w:t>levantamiento</w:t>
                </w:r>
              </w:sdtContent>
            </w:sdt>
            <w:r w:rsidRPr="00FA760A">
              <w:t xml:space="preserve"> de información, razón por la cual se debe estudiar a fondo e</w:t>
            </w:r>
            <w:sdt>
              <w:sdtPr>
                <w:tag w:val="goog_rdk_1"/>
                <w:id w:val="-1225051506"/>
              </w:sdtPr>
              <w:sdtContent>
                <w:r w:rsidRPr="00FA760A">
                  <w:t>l tema</w:t>
                </w:r>
              </w:sdtContent>
            </w:sdt>
            <w:r w:rsidRPr="00FA760A">
              <w:t>,</w:t>
            </w:r>
            <w:r w:rsidR="00A455DC" w:rsidRPr="00FA760A" w:rsidDel="00A455DC">
              <w:t xml:space="preserve"> </w:t>
            </w:r>
            <w:sdt>
              <w:sdtPr>
                <w:tag w:val="goog_rdk_4"/>
                <w:id w:val="-1858806952"/>
              </w:sdtPr>
              <w:sdtContent>
                <w:r w:rsidRPr="00FA760A">
                  <w:t xml:space="preserve"> dado</w:t>
                </w:r>
              </w:sdtContent>
            </w:sdt>
            <w:r w:rsidRPr="00FA760A">
              <w:t xml:space="preserve"> que se trata de la base fundamental del </w:t>
            </w:r>
            <w:r w:rsidR="00A455DC" w:rsidRPr="00FA760A">
              <w:rPr>
                <w:i/>
                <w:iCs/>
              </w:rPr>
              <w:t>software</w:t>
            </w:r>
            <w:r w:rsidRPr="00FA760A">
              <w:t xml:space="preserve"> que </w:t>
            </w:r>
            <w:sdt>
              <w:sdtPr>
                <w:tag w:val="goog_rdk_5"/>
                <w:id w:val="996533451"/>
              </w:sdtPr>
              <w:sdtContent>
                <w:r w:rsidRPr="00FA760A">
                  <w:t xml:space="preserve">se </w:t>
                </w:r>
              </w:sdtContent>
            </w:sdt>
            <w:r w:rsidRPr="00FA760A">
              <w:t>planea</w:t>
            </w:r>
            <w:sdt>
              <w:sdtPr>
                <w:tag w:val="goog_rdk_6"/>
                <w:id w:val="-1302769193"/>
                <w:showingPlcHdr/>
              </w:sdtPr>
              <w:sdtContent>
                <w:r w:rsidR="00A455DC" w:rsidRPr="00FA760A">
                  <w:t xml:space="preserve">     </w:t>
                </w:r>
              </w:sdtContent>
            </w:sdt>
            <w:r w:rsidRPr="00FA760A">
              <w:t xml:space="preserve"> producir. Ahora bien, para afinar las competencias en estos </w:t>
            </w:r>
            <w:sdt>
              <w:sdtPr>
                <w:tag w:val="goog_rdk_7"/>
                <w:id w:val="44505103"/>
              </w:sdtPr>
              <w:sdtContent>
                <w:r w:rsidRPr="00FA760A">
                  <w:t>aspectos</w:t>
                </w:r>
              </w:sdtContent>
            </w:sdt>
            <w:r w:rsidRPr="00FA760A">
              <w:t>, se requiere el estudio de las técnicas que permiten el mejor aprovechamiento de la mencionada información.</w:t>
            </w:r>
          </w:p>
        </w:tc>
      </w:tr>
      <w:tr w:rsidR="00F26E80" w:rsidRPr="00FA760A" w14:paraId="2622254F" w14:textId="77777777">
        <w:trPr>
          <w:trHeight w:val="340"/>
        </w:trPr>
        <w:tc>
          <w:tcPr>
            <w:tcW w:w="3397" w:type="dxa"/>
            <w:shd w:val="clear" w:color="auto" w:fill="8DB3E2"/>
            <w:vAlign w:val="center"/>
          </w:tcPr>
          <w:p w14:paraId="00000013" w14:textId="77777777" w:rsidR="00F26E80" w:rsidRPr="00FA760A" w:rsidRDefault="00000000" w:rsidP="00A455DC">
            <w:r w:rsidRPr="00FA760A">
              <w:t>PALABRAS CLAVE</w:t>
            </w:r>
          </w:p>
        </w:tc>
        <w:tc>
          <w:tcPr>
            <w:tcW w:w="11482" w:type="dxa"/>
            <w:vAlign w:val="center"/>
          </w:tcPr>
          <w:p w14:paraId="00000014" w14:textId="780A3A12" w:rsidR="00F26E80" w:rsidRPr="00FA760A" w:rsidRDefault="00000000" w:rsidP="00A455DC">
            <w:r w:rsidRPr="00FA760A">
              <w:t>Requerimientos, Levantamiento,</w:t>
            </w:r>
            <w:sdt>
              <w:sdtPr>
                <w:tag w:val="goog_rdk_9"/>
                <w:id w:val="-1588061203"/>
              </w:sdtPr>
              <w:sdtContent>
                <w:r w:rsidRPr="00FA760A">
                  <w:t xml:space="preserve"> e</w:t>
                </w:r>
              </w:sdtContent>
            </w:sdt>
            <w:r w:rsidRPr="00FA760A">
              <w:t xml:space="preserve">ntrevistas, </w:t>
            </w:r>
            <w:sdt>
              <w:sdtPr>
                <w:tag w:val="goog_rdk_11"/>
                <w:id w:val="-324969740"/>
              </w:sdtPr>
              <w:sdtContent>
                <w:r w:rsidRPr="00FA760A">
                  <w:t>i</w:t>
                </w:r>
              </w:sdtContent>
            </w:sdt>
            <w:r w:rsidRPr="00FA760A">
              <w:t xml:space="preserve">ngeniería de requisitos, </w:t>
            </w:r>
            <w:sdt>
              <w:sdtPr>
                <w:tag w:val="goog_rdk_13"/>
                <w:id w:val="-2126000071"/>
              </w:sdtPr>
              <w:sdtContent>
                <w:r w:rsidRPr="00FA760A">
                  <w:t>c</w:t>
                </w:r>
              </w:sdtContent>
            </w:sdt>
            <w:r w:rsidRPr="00FA760A">
              <w:t>asos de uso</w:t>
            </w:r>
          </w:p>
        </w:tc>
      </w:tr>
    </w:tbl>
    <w:p w14:paraId="00000015" w14:textId="77777777" w:rsidR="00F26E80" w:rsidRPr="00FA760A" w:rsidRDefault="00F26E80" w:rsidP="00A455DC"/>
    <w:tbl>
      <w:tblPr>
        <w:tblStyle w:val="affffff5"/>
        <w:tblW w:w="148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F26E80" w:rsidRPr="00FA760A" w14:paraId="6A039DC0" w14:textId="77777777">
        <w:trPr>
          <w:trHeight w:val="340"/>
        </w:trPr>
        <w:tc>
          <w:tcPr>
            <w:tcW w:w="3397" w:type="dxa"/>
            <w:shd w:val="clear" w:color="auto" w:fill="8DB3E2"/>
            <w:vAlign w:val="center"/>
          </w:tcPr>
          <w:p w14:paraId="00000016" w14:textId="77777777" w:rsidR="00F26E80" w:rsidRPr="00FA760A" w:rsidRDefault="00000000" w:rsidP="00A455DC">
            <w:r w:rsidRPr="00FA760A">
              <w:t>ÁREA OCUPACIONAL</w:t>
            </w:r>
          </w:p>
        </w:tc>
        <w:tc>
          <w:tcPr>
            <w:tcW w:w="11482" w:type="dxa"/>
            <w:vAlign w:val="center"/>
          </w:tcPr>
          <w:p w14:paraId="00000017" w14:textId="51591EEE" w:rsidR="00F26E80" w:rsidRPr="00FA760A" w:rsidRDefault="00000000" w:rsidP="00A455DC">
            <w:pPr>
              <w:spacing w:after="120"/>
            </w:pPr>
            <w:sdt>
              <w:sdtPr>
                <w:tag w:val="goog_rdk_16"/>
                <w:id w:val="234599160"/>
              </w:sdtPr>
              <w:sdtContent>
                <w:r w:rsidRPr="00FA760A">
                  <w:t xml:space="preserve">Ciencias naturales, </w:t>
                </w:r>
                <w:r w:rsidR="0082102D" w:rsidRPr="00FA760A">
                  <w:t>a</w:t>
                </w:r>
                <w:r w:rsidRPr="00FA760A">
                  <w:t>plicadas y relacionadas</w:t>
                </w:r>
              </w:sdtContent>
            </w:sdt>
            <w:sdt>
              <w:sdtPr>
                <w:tag w:val="goog_rdk_17"/>
                <w:id w:val="-1962954707"/>
              </w:sdtPr>
              <w:sdtContent>
                <w:sdt>
                  <w:sdtPr>
                    <w:tag w:val="goog_rdk_18"/>
                    <w:id w:val="1241061379"/>
                  </w:sdtPr>
                  <w:sdtContent>
                    <w:commentRangeStart w:id="0"/>
                  </w:sdtContent>
                </w:sdt>
              </w:sdtContent>
            </w:sdt>
            <w:commentRangeEnd w:id="0"/>
            <w:r w:rsidRPr="00FA760A">
              <w:commentReference w:id="0"/>
            </w:r>
          </w:p>
        </w:tc>
      </w:tr>
      <w:tr w:rsidR="00F26E80" w:rsidRPr="00FA760A" w14:paraId="27C7CB35" w14:textId="77777777">
        <w:trPr>
          <w:trHeight w:val="465"/>
        </w:trPr>
        <w:tc>
          <w:tcPr>
            <w:tcW w:w="3397" w:type="dxa"/>
            <w:shd w:val="clear" w:color="auto" w:fill="8DB3E2"/>
            <w:vAlign w:val="center"/>
          </w:tcPr>
          <w:p w14:paraId="00000018" w14:textId="77777777" w:rsidR="00F26E80" w:rsidRPr="00FA760A" w:rsidRDefault="00000000" w:rsidP="00A455DC">
            <w:r w:rsidRPr="00FA760A">
              <w:t>IDIOMA</w:t>
            </w:r>
          </w:p>
        </w:tc>
        <w:tc>
          <w:tcPr>
            <w:tcW w:w="11482" w:type="dxa"/>
            <w:vAlign w:val="center"/>
          </w:tcPr>
          <w:p w14:paraId="00000019" w14:textId="77777777" w:rsidR="00F26E80" w:rsidRPr="00FA760A" w:rsidRDefault="00000000" w:rsidP="00A455DC">
            <w:r w:rsidRPr="00FA760A">
              <w:t>Español</w:t>
            </w:r>
          </w:p>
        </w:tc>
      </w:tr>
    </w:tbl>
    <w:p w14:paraId="00000020" w14:textId="7A4BAECE" w:rsidR="00F26E80" w:rsidRPr="00FA760A" w:rsidRDefault="00000000" w:rsidP="00A455DC">
      <w:sdt>
        <w:sdtPr>
          <w:tag w:val="goog_rdk_21"/>
          <w:id w:val="703518619"/>
        </w:sdtPr>
        <w:sdtContent>
          <w:sdt>
            <w:sdtPr>
              <w:tag w:val="goog_rdk_20"/>
              <w:id w:val="1838575510"/>
            </w:sdtPr>
            <w:sdtContent/>
          </w:sdt>
        </w:sdtContent>
      </w:sdt>
      <w:sdt>
        <w:sdtPr>
          <w:tag w:val="goog_rdk_23"/>
          <w:id w:val="-488407147"/>
        </w:sdtPr>
        <w:sdtContent>
          <w:sdt>
            <w:sdtPr>
              <w:tag w:val="goog_rdk_22"/>
              <w:id w:val="760811525"/>
            </w:sdtPr>
            <w:sdtContent/>
          </w:sdt>
        </w:sdtContent>
      </w:sdt>
      <w:sdt>
        <w:sdtPr>
          <w:tag w:val="goog_rdk_25"/>
          <w:id w:val="-1871599648"/>
        </w:sdtPr>
        <w:sdtContent>
          <w:sdt>
            <w:sdtPr>
              <w:tag w:val="goog_rdk_24"/>
              <w:id w:val="-1028798674"/>
            </w:sdtPr>
            <w:sdtContent/>
          </w:sdt>
        </w:sdtContent>
      </w:sdt>
      <w:sdt>
        <w:sdtPr>
          <w:tag w:val="goog_rdk_27"/>
          <w:id w:val="-616991670"/>
        </w:sdtPr>
        <w:sdtContent>
          <w:sdt>
            <w:sdtPr>
              <w:tag w:val="goog_rdk_26"/>
              <w:id w:val="-1629998736"/>
            </w:sdtPr>
            <w:sdtContent/>
          </w:sdt>
        </w:sdtContent>
      </w:sdt>
      <w:sdt>
        <w:sdtPr>
          <w:tag w:val="goog_rdk_29"/>
          <w:id w:val="-204413685"/>
        </w:sdtPr>
        <w:sdtContent>
          <w:sdt>
            <w:sdtPr>
              <w:tag w:val="goog_rdk_28"/>
              <w:id w:val="-1642029954"/>
            </w:sdtPr>
            <w:sdtContent/>
          </w:sdt>
        </w:sdtContent>
      </w:sdt>
      <w:sdt>
        <w:sdtPr>
          <w:tag w:val="goog_rdk_31"/>
          <w:id w:val="-598787455"/>
        </w:sdtPr>
        <w:sdtContent>
          <w:sdt>
            <w:sdtPr>
              <w:tag w:val="goog_rdk_30"/>
              <w:id w:val="1245994118"/>
            </w:sdtPr>
            <w:sdtContent/>
          </w:sdt>
        </w:sdtContent>
      </w:sdt>
    </w:p>
    <w:p w14:paraId="00000022" w14:textId="2BE2C290" w:rsidR="00F26E80" w:rsidRPr="00FA760A" w:rsidRDefault="00000000" w:rsidP="00A455DC">
      <w:pPr>
        <w:pStyle w:val="Ttulo1"/>
        <w:rPr>
          <w:sz w:val="22"/>
          <w:szCs w:val="22"/>
        </w:rPr>
      </w:pPr>
      <w:sdt>
        <w:sdtPr>
          <w:rPr>
            <w:sz w:val="22"/>
            <w:szCs w:val="22"/>
          </w:rPr>
          <w:tag w:val="goog_rdk_37"/>
          <w:id w:val="-964732119"/>
        </w:sdtPr>
        <w:sdtContent>
          <w:sdt>
            <w:sdtPr>
              <w:rPr>
                <w:sz w:val="22"/>
                <w:szCs w:val="22"/>
              </w:rPr>
              <w:tag w:val="goog_rdk_33"/>
              <w:id w:val="482821624"/>
            </w:sdtPr>
            <w:sdtContent>
              <w:sdt>
                <w:sdtPr>
                  <w:rPr>
                    <w:sz w:val="22"/>
                    <w:szCs w:val="22"/>
                  </w:rPr>
                  <w:tag w:val="goog_rdk_34"/>
                  <w:id w:val="-1093478071"/>
                </w:sdtPr>
                <w:sdtContent>
                  <w:r w:rsidRPr="00FA760A">
                    <w:rPr>
                      <w:b/>
                      <w:bCs/>
                      <w:sz w:val="22"/>
                      <w:szCs w:val="22"/>
                    </w:rPr>
                    <w:t>Tabla de contenidos</w:t>
                  </w:r>
                  <w:r w:rsidRPr="00FA760A">
                    <w:rPr>
                      <w:sz w:val="22"/>
                      <w:szCs w:val="22"/>
                    </w:rPr>
                    <w:t xml:space="preserve"> </w:t>
                  </w:r>
                </w:sdtContent>
              </w:sdt>
            </w:sdtContent>
          </w:sdt>
          <w:sdt>
            <w:sdtPr>
              <w:rPr>
                <w:sz w:val="22"/>
                <w:szCs w:val="22"/>
              </w:rPr>
              <w:tag w:val="goog_rdk_35"/>
              <w:id w:val="1367862216"/>
            </w:sdtPr>
            <w:sdtContent>
              <w:sdt>
                <w:sdtPr>
                  <w:rPr>
                    <w:sz w:val="22"/>
                    <w:szCs w:val="22"/>
                  </w:rPr>
                  <w:tag w:val="goog_rdk_36"/>
                  <w:id w:val="-1631776206"/>
                  <w:showingPlcHdr/>
                </w:sdtPr>
                <w:sdtContent>
                  <w:r w:rsidR="00A455DC" w:rsidRPr="00FA760A">
                    <w:rPr>
                      <w:sz w:val="22"/>
                      <w:szCs w:val="22"/>
                    </w:rPr>
                    <w:t xml:space="preserve">     </w:t>
                  </w:r>
                </w:sdtContent>
              </w:sdt>
            </w:sdtContent>
          </w:sdt>
        </w:sdtContent>
      </w:sdt>
      <w:sdt>
        <w:sdtPr>
          <w:rPr>
            <w:sz w:val="22"/>
            <w:szCs w:val="22"/>
          </w:rPr>
          <w:tag w:val="goog_rdk_39"/>
          <w:id w:val="-323895499"/>
        </w:sdtPr>
        <w:sdtContent>
          <w:sdt>
            <w:sdtPr>
              <w:rPr>
                <w:sz w:val="22"/>
                <w:szCs w:val="22"/>
              </w:rPr>
              <w:tag w:val="goog_rdk_38"/>
              <w:id w:val="-1690444489"/>
              <w:showingPlcHdr/>
            </w:sdtPr>
            <w:sdtContent>
              <w:r w:rsidR="00A455DC" w:rsidRPr="00FA760A">
                <w:rPr>
                  <w:sz w:val="22"/>
                  <w:szCs w:val="22"/>
                </w:rPr>
                <w:t xml:space="preserve">     </w:t>
              </w:r>
            </w:sdtContent>
          </w:sdt>
        </w:sdtContent>
      </w:sdt>
    </w:p>
    <w:p w14:paraId="00000023" w14:textId="458B2C51" w:rsidR="00F26E80" w:rsidRPr="00FA760A" w:rsidRDefault="00000000" w:rsidP="00A455DC">
      <w:bookmarkStart w:id="1" w:name="_heading=h.gjdgxs" w:colFirst="0" w:colLast="0"/>
      <w:bookmarkEnd w:id="1"/>
      <w:r w:rsidRPr="00FA760A">
        <w:t xml:space="preserve">1. </w:t>
      </w:r>
      <w:r w:rsidRPr="00FA760A">
        <w:rPr>
          <w:b/>
          <w:bCs/>
        </w:rPr>
        <w:t xml:space="preserve">Requisitos de </w:t>
      </w:r>
      <w:r w:rsidR="00A455DC" w:rsidRPr="00FA760A">
        <w:rPr>
          <w:b/>
          <w:bCs/>
          <w:i/>
          <w:iCs/>
        </w:rPr>
        <w:t>software</w:t>
      </w:r>
    </w:p>
    <w:p w14:paraId="00000024" w14:textId="77777777" w:rsidR="00F26E80" w:rsidRPr="00FA760A" w:rsidRDefault="00000000" w:rsidP="00A455DC">
      <w:pPr>
        <w:ind w:left="284"/>
      </w:pPr>
      <w:r w:rsidRPr="00FA760A">
        <w:lastRenderedPageBreak/>
        <w:t>1.1. Requisitos funcionales</w:t>
      </w:r>
    </w:p>
    <w:p w14:paraId="00000025" w14:textId="77777777" w:rsidR="00F26E80" w:rsidRPr="00FA760A" w:rsidRDefault="00000000" w:rsidP="00A455DC">
      <w:pPr>
        <w:ind w:left="284"/>
      </w:pPr>
      <w:r w:rsidRPr="00FA760A">
        <w:t>1.2. Requisitos no funcionales</w:t>
      </w:r>
    </w:p>
    <w:p w14:paraId="00000026" w14:textId="77777777" w:rsidR="00F26E80" w:rsidRPr="00FA760A" w:rsidRDefault="00000000" w:rsidP="00A455DC">
      <w:pPr>
        <w:ind w:left="284"/>
      </w:pPr>
      <w:r w:rsidRPr="00FA760A">
        <w:t xml:space="preserve">1.3. </w:t>
      </w:r>
      <w:sdt>
        <w:sdtPr>
          <w:tag w:val="goog_rdk_40"/>
          <w:id w:val="-1099091801"/>
        </w:sdtPr>
        <w:sdtContent/>
      </w:sdt>
      <w:r w:rsidRPr="00FA760A">
        <w:t>Estándares</w:t>
      </w:r>
    </w:p>
    <w:p w14:paraId="00000027" w14:textId="77777777" w:rsidR="00F26E80" w:rsidRPr="00FA760A" w:rsidRDefault="00000000" w:rsidP="00A455DC">
      <w:r w:rsidRPr="00FA760A">
        <w:t xml:space="preserve">2. </w:t>
      </w:r>
      <w:r w:rsidRPr="00FA760A">
        <w:rPr>
          <w:b/>
          <w:bCs/>
        </w:rPr>
        <w:t>Técnicas de recolección de requisitos</w:t>
      </w:r>
    </w:p>
    <w:p w14:paraId="00000028" w14:textId="77777777" w:rsidR="00F26E80" w:rsidRPr="00FA760A" w:rsidRDefault="00000000" w:rsidP="00A455DC">
      <w:pPr>
        <w:ind w:left="284"/>
      </w:pPr>
      <w:r w:rsidRPr="00FA760A">
        <w:t>2.1. Técnicas tradicionales</w:t>
      </w:r>
    </w:p>
    <w:p w14:paraId="00000029" w14:textId="77777777" w:rsidR="00F26E80" w:rsidRPr="00FA760A" w:rsidRDefault="00000000" w:rsidP="00A455DC">
      <w:pPr>
        <w:ind w:left="284"/>
      </w:pPr>
      <w:r w:rsidRPr="00FA760A">
        <w:t xml:space="preserve">2.2. Técnicas ágiles </w:t>
      </w:r>
    </w:p>
    <w:p w14:paraId="0000002A" w14:textId="77777777" w:rsidR="00F26E80" w:rsidRPr="00FA760A" w:rsidRDefault="00000000" w:rsidP="00A455DC">
      <w:pPr>
        <w:ind w:left="284"/>
      </w:pPr>
      <w:r w:rsidRPr="00FA760A">
        <w:t>2.3. Técnicas de Priorización de Requisitos</w:t>
      </w:r>
    </w:p>
    <w:p w14:paraId="0000002B" w14:textId="77777777" w:rsidR="00F26E80" w:rsidRPr="00FA760A" w:rsidRDefault="00000000" w:rsidP="00A455DC">
      <w:pPr>
        <w:ind w:left="284"/>
      </w:pPr>
      <w:r w:rsidRPr="00FA760A">
        <w:t>2.4. Ventajas y desventajas</w:t>
      </w:r>
    </w:p>
    <w:p w14:paraId="0000002C" w14:textId="77777777" w:rsidR="00F26E80" w:rsidRPr="00FA760A" w:rsidRDefault="00000000" w:rsidP="00A455DC">
      <w:r w:rsidRPr="00FA760A">
        <w:t>3</w:t>
      </w:r>
      <w:r w:rsidRPr="00FA760A">
        <w:rPr>
          <w:b/>
          <w:bCs/>
        </w:rPr>
        <w:t>. Viewpoint</w:t>
      </w:r>
    </w:p>
    <w:p w14:paraId="0000002D" w14:textId="77777777" w:rsidR="00F26E80" w:rsidRPr="00FA760A" w:rsidRDefault="00000000" w:rsidP="00A455DC">
      <w:pPr>
        <w:ind w:left="284"/>
      </w:pPr>
      <w:r w:rsidRPr="00FA760A">
        <w:t>3.1. Concepto y aplicación</w:t>
      </w:r>
    </w:p>
    <w:p w14:paraId="0000002E" w14:textId="77777777" w:rsidR="00F26E80" w:rsidRPr="00FA760A" w:rsidRDefault="00000000" w:rsidP="00A455DC">
      <w:pPr>
        <w:ind w:left="284"/>
      </w:pPr>
      <w:r w:rsidRPr="00FA760A">
        <w:t>3.2. Modelos</w:t>
      </w:r>
    </w:p>
    <w:p w14:paraId="0000002F" w14:textId="77777777" w:rsidR="00F26E80" w:rsidRPr="00FA760A" w:rsidRDefault="00000000" w:rsidP="00A455DC">
      <w:pPr>
        <w:ind w:left="284"/>
      </w:pPr>
      <w:r w:rsidRPr="00FA760A">
        <w:t xml:space="preserve">3.3. </w:t>
      </w:r>
      <w:sdt>
        <w:sdtPr>
          <w:tag w:val="goog_rdk_41"/>
          <w:id w:val="-1759129090"/>
        </w:sdtPr>
        <w:sdtContent/>
      </w:sdt>
      <w:r w:rsidRPr="00FA760A">
        <w:t>Stakeholders</w:t>
      </w:r>
    </w:p>
    <w:p w14:paraId="00000030" w14:textId="77777777" w:rsidR="00F26E80" w:rsidRPr="00FA760A" w:rsidRDefault="00F26E80" w:rsidP="00A455DC"/>
    <w:p w14:paraId="00000031" w14:textId="77777777" w:rsidR="00F26E80" w:rsidRPr="00FA760A" w:rsidRDefault="00000000" w:rsidP="00A455DC">
      <w:pPr>
        <w:rPr>
          <w:b/>
        </w:rPr>
      </w:pPr>
      <w:bookmarkStart w:id="2" w:name="_heading=h.30j0zll" w:colFirst="0" w:colLast="0"/>
      <w:bookmarkEnd w:id="2"/>
      <w:r w:rsidRPr="00FA760A">
        <w:rPr>
          <w:b/>
        </w:rPr>
        <w:t>Introducción</w:t>
      </w:r>
    </w:p>
    <w:tbl>
      <w:tblPr>
        <w:tblStyle w:val="affffff6"/>
        <w:tblW w:w="156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F26E80" w:rsidRPr="00FA760A" w14:paraId="73F10D2F" w14:textId="77777777">
        <w:trPr>
          <w:trHeight w:val="444"/>
        </w:trPr>
        <w:tc>
          <w:tcPr>
            <w:tcW w:w="15692" w:type="dxa"/>
            <w:shd w:val="clear" w:color="auto" w:fill="8DB3E2"/>
          </w:tcPr>
          <w:p w14:paraId="00000032" w14:textId="77777777" w:rsidR="00F26E80" w:rsidRPr="00FA760A" w:rsidRDefault="00000000" w:rsidP="00A455DC">
            <w:pPr>
              <w:pStyle w:val="Ttulo1"/>
              <w:jc w:val="center"/>
              <w:outlineLvl w:val="0"/>
              <w:rPr>
                <w:sz w:val="22"/>
                <w:szCs w:val="22"/>
              </w:rPr>
            </w:pPr>
            <w:r w:rsidRPr="00FA760A">
              <w:rPr>
                <w:sz w:val="22"/>
                <w:szCs w:val="22"/>
              </w:rPr>
              <w:t>Cuadro de texto</w:t>
            </w:r>
          </w:p>
        </w:tc>
      </w:tr>
      <w:tr w:rsidR="00F26E80" w:rsidRPr="00FA760A" w14:paraId="5891CDB7" w14:textId="77777777">
        <w:tc>
          <w:tcPr>
            <w:tcW w:w="15692" w:type="dxa"/>
          </w:tcPr>
          <w:p w14:paraId="7EC3E853" w14:textId="77777777" w:rsidR="00670A5F" w:rsidRPr="00670A5F" w:rsidRDefault="00670A5F" w:rsidP="00670A5F">
            <w:pPr>
              <w:jc w:val="both"/>
            </w:pPr>
          </w:p>
          <w:p w14:paraId="3CB4A8C5" w14:textId="77777777" w:rsidR="00670A5F" w:rsidRPr="00670A5F" w:rsidRDefault="00670A5F" w:rsidP="00670A5F">
            <w:pPr>
              <w:jc w:val="both"/>
            </w:pPr>
          </w:p>
          <w:p w14:paraId="00000033" w14:textId="42E4996D" w:rsidR="00F26E80" w:rsidRPr="00FA760A" w:rsidRDefault="00670A5F" w:rsidP="00670A5F">
            <w:pPr>
              <w:jc w:val="both"/>
              <w:rPr>
                <w:color w:val="BFBFBF"/>
              </w:rPr>
            </w:pPr>
            <w:r w:rsidRPr="00670A5F">
              <w:t>En el presente componente se desarrollan contenidos relacionados con la construcción del informe de requisitos de software que va de la mano con la recolección de información, pues no se puede priorizar una de la otra, simplemente se complementan, puesto que mientras una permite obtener la información necesaria para iniciar el proyecto, también nos permiten entender y construir todo el comportamiento del nuevo sistema que se planea desarrollar. Se invita a revisar el siguiente video para identificar el contexto de aprendizaje.</w:t>
            </w:r>
          </w:p>
        </w:tc>
      </w:tr>
    </w:tbl>
    <w:p w14:paraId="00000034" w14:textId="77777777" w:rsidR="00F26E80" w:rsidRPr="00FA760A" w:rsidRDefault="00F26E80" w:rsidP="00A455DC"/>
    <w:tbl>
      <w:tblPr>
        <w:tblStyle w:val="affffff7"/>
        <w:tblW w:w="15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705"/>
        <w:gridCol w:w="1815"/>
        <w:gridCol w:w="4680"/>
        <w:gridCol w:w="4020"/>
      </w:tblGrid>
      <w:tr w:rsidR="00F26E80" w:rsidRPr="00FA760A" w14:paraId="6C8DD964" w14:textId="77777777">
        <w:trPr>
          <w:trHeight w:val="460"/>
        </w:trPr>
        <w:tc>
          <w:tcPr>
            <w:tcW w:w="1365" w:type="dxa"/>
            <w:shd w:val="clear" w:color="auto" w:fill="C9DAF8"/>
            <w:tcMar>
              <w:top w:w="100" w:type="dxa"/>
              <w:left w:w="100" w:type="dxa"/>
              <w:bottom w:w="100" w:type="dxa"/>
              <w:right w:w="100" w:type="dxa"/>
            </w:tcMar>
          </w:tcPr>
          <w:p w14:paraId="00000035" w14:textId="77777777" w:rsidR="00F26E80" w:rsidRPr="00FA760A" w:rsidRDefault="00000000" w:rsidP="00A455DC">
            <w:pPr>
              <w:widowControl w:val="0"/>
              <w:jc w:val="center"/>
              <w:rPr>
                <w:b/>
              </w:rPr>
            </w:pPr>
            <w:r w:rsidRPr="00FA760A">
              <w:rPr>
                <w:b/>
              </w:rPr>
              <w:t>Tipo de recurso</w:t>
            </w:r>
          </w:p>
        </w:tc>
        <w:tc>
          <w:tcPr>
            <w:tcW w:w="14220" w:type="dxa"/>
            <w:gridSpan w:val="4"/>
            <w:shd w:val="clear" w:color="auto" w:fill="C9DAF8"/>
            <w:tcMar>
              <w:top w:w="100" w:type="dxa"/>
              <w:left w:w="100" w:type="dxa"/>
              <w:bottom w:w="100" w:type="dxa"/>
              <w:right w:w="100" w:type="dxa"/>
            </w:tcMar>
          </w:tcPr>
          <w:p w14:paraId="00000036" w14:textId="77777777" w:rsidR="00F26E80" w:rsidRPr="00FA760A" w:rsidRDefault="00000000" w:rsidP="00A455DC">
            <w:pPr>
              <w:pStyle w:val="Ttulo"/>
              <w:widowControl w:val="0"/>
              <w:jc w:val="center"/>
              <w:rPr>
                <w:sz w:val="22"/>
                <w:szCs w:val="22"/>
              </w:rPr>
            </w:pPr>
            <w:r w:rsidRPr="00FA760A">
              <w:rPr>
                <w:sz w:val="22"/>
                <w:szCs w:val="22"/>
              </w:rPr>
              <w:t>Video spot animado</w:t>
            </w:r>
          </w:p>
        </w:tc>
      </w:tr>
      <w:tr w:rsidR="00F26E80" w:rsidRPr="00FA760A" w14:paraId="18D9D175" w14:textId="77777777">
        <w:trPr>
          <w:trHeight w:val="460"/>
        </w:trPr>
        <w:tc>
          <w:tcPr>
            <w:tcW w:w="1365" w:type="dxa"/>
            <w:shd w:val="clear" w:color="auto" w:fill="C9DAF8"/>
            <w:tcMar>
              <w:top w:w="100" w:type="dxa"/>
              <w:left w:w="100" w:type="dxa"/>
              <w:bottom w:w="100" w:type="dxa"/>
              <w:right w:w="100" w:type="dxa"/>
            </w:tcMar>
          </w:tcPr>
          <w:p w14:paraId="0000003A" w14:textId="77777777" w:rsidR="00F26E80" w:rsidRPr="00FA760A" w:rsidRDefault="00000000" w:rsidP="00A455DC">
            <w:pPr>
              <w:widowControl w:val="0"/>
              <w:jc w:val="center"/>
              <w:rPr>
                <w:b/>
              </w:rPr>
            </w:pPr>
            <w:r w:rsidRPr="00FA760A">
              <w:rPr>
                <w:b/>
              </w:rPr>
              <w:t>NOTA</w:t>
            </w:r>
          </w:p>
        </w:tc>
        <w:tc>
          <w:tcPr>
            <w:tcW w:w="14220" w:type="dxa"/>
            <w:gridSpan w:val="4"/>
            <w:shd w:val="clear" w:color="auto" w:fill="C9DAF8"/>
            <w:tcMar>
              <w:top w:w="100" w:type="dxa"/>
              <w:left w:w="100" w:type="dxa"/>
              <w:bottom w:w="100" w:type="dxa"/>
              <w:right w:w="100" w:type="dxa"/>
            </w:tcMar>
          </w:tcPr>
          <w:p w14:paraId="0000003B" w14:textId="77777777" w:rsidR="00F26E80" w:rsidRPr="00FA760A" w:rsidRDefault="00000000" w:rsidP="00A455DC">
            <w:pPr>
              <w:widowControl w:val="0"/>
              <w:jc w:val="center"/>
              <w:rPr>
                <w:b/>
              </w:rPr>
            </w:pPr>
            <w:r w:rsidRPr="00FA760A">
              <w:rPr>
                <w:b/>
              </w:rPr>
              <w:t>La totalidad del texto locutado para el video no debe superar las 500 palabras aproximadamente</w:t>
            </w:r>
          </w:p>
        </w:tc>
      </w:tr>
      <w:tr w:rsidR="00F26E80" w:rsidRPr="00FA760A" w14:paraId="7745405B" w14:textId="77777777">
        <w:trPr>
          <w:trHeight w:val="420"/>
        </w:trPr>
        <w:tc>
          <w:tcPr>
            <w:tcW w:w="1365" w:type="dxa"/>
            <w:shd w:val="clear" w:color="auto" w:fill="auto"/>
            <w:tcMar>
              <w:top w:w="100" w:type="dxa"/>
              <w:left w:w="100" w:type="dxa"/>
              <w:bottom w:w="100" w:type="dxa"/>
              <w:right w:w="100" w:type="dxa"/>
            </w:tcMar>
          </w:tcPr>
          <w:p w14:paraId="0000003F" w14:textId="77777777" w:rsidR="00F26E80" w:rsidRPr="00FA760A" w:rsidRDefault="00000000" w:rsidP="00A455DC">
            <w:pPr>
              <w:widowControl w:val="0"/>
              <w:rPr>
                <w:b/>
              </w:rPr>
            </w:pPr>
            <w:r w:rsidRPr="00FA760A">
              <w:rPr>
                <w:b/>
              </w:rPr>
              <w:t xml:space="preserve">Título </w:t>
            </w:r>
          </w:p>
        </w:tc>
        <w:tc>
          <w:tcPr>
            <w:tcW w:w="14220" w:type="dxa"/>
            <w:gridSpan w:val="4"/>
            <w:shd w:val="clear" w:color="auto" w:fill="auto"/>
            <w:tcMar>
              <w:top w:w="100" w:type="dxa"/>
              <w:left w:w="100" w:type="dxa"/>
              <w:bottom w:w="100" w:type="dxa"/>
              <w:right w:w="100" w:type="dxa"/>
            </w:tcMar>
          </w:tcPr>
          <w:p w14:paraId="00000040" w14:textId="77777777" w:rsidR="00F26E80" w:rsidRPr="00FA760A" w:rsidRDefault="00000000" w:rsidP="00A455DC">
            <w:pPr>
              <w:widowControl w:val="0"/>
            </w:pPr>
            <w:r w:rsidRPr="00FA760A">
              <w:t>Introducción</w:t>
            </w:r>
          </w:p>
        </w:tc>
      </w:tr>
      <w:tr w:rsidR="00F26E80" w:rsidRPr="00FA760A" w14:paraId="36C2CE82" w14:textId="77777777">
        <w:tc>
          <w:tcPr>
            <w:tcW w:w="1365" w:type="dxa"/>
            <w:shd w:val="clear" w:color="auto" w:fill="auto"/>
            <w:tcMar>
              <w:top w:w="100" w:type="dxa"/>
              <w:left w:w="100" w:type="dxa"/>
              <w:bottom w:w="100" w:type="dxa"/>
              <w:right w:w="100" w:type="dxa"/>
            </w:tcMar>
          </w:tcPr>
          <w:p w14:paraId="00000044" w14:textId="77777777" w:rsidR="00F26E80" w:rsidRPr="00FA760A" w:rsidRDefault="00000000" w:rsidP="00A455DC">
            <w:pPr>
              <w:widowControl w:val="0"/>
              <w:rPr>
                <w:b/>
              </w:rPr>
            </w:pPr>
            <w:r w:rsidRPr="00FA760A">
              <w:rPr>
                <w:b/>
              </w:rPr>
              <w:t>Escena</w:t>
            </w:r>
          </w:p>
        </w:tc>
        <w:tc>
          <w:tcPr>
            <w:tcW w:w="3705" w:type="dxa"/>
            <w:shd w:val="clear" w:color="auto" w:fill="auto"/>
            <w:tcMar>
              <w:top w:w="100" w:type="dxa"/>
              <w:left w:w="100" w:type="dxa"/>
              <w:bottom w:w="100" w:type="dxa"/>
              <w:right w:w="100" w:type="dxa"/>
            </w:tcMar>
          </w:tcPr>
          <w:p w14:paraId="00000045" w14:textId="77777777" w:rsidR="00F26E80" w:rsidRPr="00FA760A" w:rsidRDefault="00000000" w:rsidP="00A455DC">
            <w:pPr>
              <w:widowControl w:val="0"/>
              <w:rPr>
                <w:b/>
              </w:rPr>
            </w:pPr>
            <w:r w:rsidRPr="00FA760A">
              <w:rPr>
                <w:b/>
              </w:rPr>
              <w:t>Imagen</w:t>
            </w:r>
          </w:p>
        </w:tc>
        <w:tc>
          <w:tcPr>
            <w:tcW w:w="1815" w:type="dxa"/>
            <w:shd w:val="clear" w:color="auto" w:fill="auto"/>
            <w:tcMar>
              <w:top w:w="100" w:type="dxa"/>
              <w:left w:w="100" w:type="dxa"/>
              <w:bottom w:w="100" w:type="dxa"/>
              <w:right w:w="100" w:type="dxa"/>
            </w:tcMar>
          </w:tcPr>
          <w:p w14:paraId="00000046" w14:textId="77777777" w:rsidR="00F26E80" w:rsidRPr="00FA760A" w:rsidRDefault="00000000" w:rsidP="00A455DC">
            <w:pPr>
              <w:widowControl w:val="0"/>
              <w:rPr>
                <w:b/>
              </w:rPr>
            </w:pPr>
            <w:r w:rsidRPr="00FA760A">
              <w:rPr>
                <w:b/>
              </w:rPr>
              <w:t>Sonido</w:t>
            </w:r>
          </w:p>
        </w:tc>
        <w:tc>
          <w:tcPr>
            <w:tcW w:w="4680" w:type="dxa"/>
            <w:shd w:val="clear" w:color="auto" w:fill="auto"/>
            <w:tcMar>
              <w:top w:w="100" w:type="dxa"/>
              <w:left w:w="100" w:type="dxa"/>
              <w:bottom w:w="100" w:type="dxa"/>
              <w:right w:w="100" w:type="dxa"/>
            </w:tcMar>
          </w:tcPr>
          <w:p w14:paraId="00000047" w14:textId="77777777" w:rsidR="00F26E80" w:rsidRPr="00FA760A" w:rsidRDefault="00000000" w:rsidP="00A455DC">
            <w:pPr>
              <w:widowControl w:val="0"/>
              <w:rPr>
                <w:b/>
              </w:rPr>
            </w:pPr>
            <w:r w:rsidRPr="00FA760A">
              <w:rPr>
                <w:b/>
              </w:rPr>
              <w:t>Narración (voz en off)</w:t>
            </w:r>
          </w:p>
        </w:tc>
        <w:tc>
          <w:tcPr>
            <w:tcW w:w="4020" w:type="dxa"/>
            <w:shd w:val="clear" w:color="auto" w:fill="auto"/>
            <w:tcMar>
              <w:top w:w="100" w:type="dxa"/>
              <w:left w:w="100" w:type="dxa"/>
              <w:bottom w:w="100" w:type="dxa"/>
              <w:right w:w="100" w:type="dxa"/>
            </w:tcMar>
          </w:tcPr>
          <w:p w14:paraId="00000048" w14:textId="77777777" w:rsidR="00F26E80" w:rsidRPr="00FA760A" w:rsidRDefault="00000000" w:rsidP="00A455DC">
            <w:pPr>
              <w:widowControl w:val="0"/>
              <w:rPr>
                <w:b/>
              </w:rPr>
            </w:pPr>
            <w:r w:rsidRPr="00FA760A">
              <w:rPr>
                <w:b/>
              </w:rPr>
              <w:t>Texto</w:t>
            </w:r>
          </w:p>
        </w:tc>
      </w:tr>
      <w:tr w:rsidR="00F26E80" w:rsidRPr="00FA760A" w14:paraId="16C4C362" w14:textId="77777777">
        <w:tc>
          <w:tcPr>
            <w:tcW w:w="1365" w:type="dxa"/>
            <w:shd w:val="clear" w:color="auto" w:fill="auto"/>
            <w:tcMar>
              <w:top w:w="100" w:type="dxa"/>
              <w:left w:w="100" w:type="dxa"/>
              <w:bottom w:w="100" w:type="dxa"/>
              <w:right w:w="100" w:type="dxa"/>
            </w:tcMar>
          </w:tcPr>
          <w:p w14:paraId="00000049" w14:textId="77777777" w:rsidR="00F26E80" w:rsidRPr="00FA760A" w:rsidRDefault="00000000" w:rsidP="00A455DC">
            <w:pPr>
              <w:widowControl w:val="0"/>
              <w:rPr>
                <w:b/>
              </w:rPr>
            </w:pPr>
            <w:r w:rsidRPr="00FA760A">
              <w:rPr>
                <w:b/>
              </w:rPr>
              <w:lastRenderedPageBreak/>
              <w:t>1</w:t>
            </w:r>
          </w:p>
        </w:tc>
        <w:tc>
          <w:tcPr>
            <w:tcW w:w="3705" w:type="dxa"/>
            <w:shd w:val="clear" w:color="auto" w:fill="auto"/>
            <w:tcMar>
              <w:top w:w="100" w:type="dxa"/>
              <w:left w:w="100" w:type="dxa"/>
              <w:bottom w:w="100" w:type="dxa"/>
              <w:right w:w="100" w:type="dxa"/>
            </w:tcMar>
          </w:tcPr>
          <w:p w14:paraId="0000004A" w14:textId="77777777" w:rsidR="00F26E80" w:rsidRPr="00FA760A" w:rsidRDefault="00000000" w:rsidP="00A455DC">
            <w:pPr>
              <w:widowControl w:val="0"/>
            </w:pPr>
            <w:r w:rsidRPr="00FA760A">
              <w:t>Se sugiere que salga una persona presentando, a medida que se hable aparecen imágenes que refuercen la idea transmitida.</w:t>
            </w:r>
          </w:p>
          <w:p w14:paraId="0000004B" w14:textId="77777777" w:rsidR="00F26E80" w:rsidRPr="00FA760A" w:rsidRDefault="00F26E80" w:rsidP="00A455DC">
            <w:pPr>
              <w:widowControl w:val="0"/>
            </w:pPr>
          </w:p>
          <w:p w14:paraId="0000004C" w14:textId="77777777" w:rsidR="00F26E80" w:rsidRPr="00FA760A" w:rsidRDefault="00000000" w:rsidP="00A455DC">
            <w:pPr>
              <w:widowControl w:val="0"/>
              <w:jc w:val="center"/>
            </w:pPr>
            <w:r w:rsidRPr="00FA760A">
              <w:rPr>
                <w:noProof/>
              </w:rPr>
              <w:drawing>
                <wp:inline distT="0" distB="0" distL="0" distR="0" wp14:anchorId="42DA0B06" wp14:editId="41E5C8C2">
                  <wp:extent cx="1112160" cy="1567134"/>
                  <wp:effectExtent l="0" t="0" r="0" b="0"/>
                  <wp:docPr id="472" name="image54.jpg" descr="Juego De Caracteres Del Hombre De Negocios Carácter Animado ..."/>
                  <wp:cNvGraphicFramePr/>
                  <a:graphic xmlns:a="http://schemas.openxmlformats.org/drawingml/2006/main">
                    <a:graphicData uri="http://schemas.openxmlformats.org/drawingml/2006/picture">
                      <pic:pic xmlns:pic="http://schemas.openxmlformats.org/drawingml/2006/picture">
                        <pic:nvPicPr>
                          <pic:cNvPr id="0" name="image54.jpg" descr="Juego De Caracteres Del Hombre De Negocios Carácter Animado ..."/>
                          <pic:cNvPicPr preferRelativeResize="0"/>
                        </pic:nvPicPr>
                        <pic:blipFill>
                          <a:blip r:embed="rId12"/>
                          <a:srcRect l="23109" t="12771" r="10983" b="5708"/>
                          <a:stretch>
                            <a:fillRect/>
                          </a:stretch>
                        </pic:blipFill>
                        <pic:spPr>
                          <a:xfrm>
                            <a:off x="0" y="0"/>
                            <a:ext cx="1112160" cy="1567134"/>
                          </a:xfrm>
                          <a:prstGeom prst="rect">
                            <a:avLst/>
                          </a:prstGeom>
                          <a:ln/>
                        </pic:spPr>
                      </pic:pic>
                    </a:graphicData>
                  </a:graphic>
                </wp:inline>
              </w:drawing>
            </w:r>
          </w:p>
          <w:p w14:paraId="0000004D" w14:textId="77777777" w:rsidR="00F26E80" w:rsidRPr="00FA760A" w:rsidRDefault="00000000" w:rsidP="00A455DC">
            <w:pPr>
              <w:widowControl w:val="0"/>
            </w:pPr>
            <w:r w:rsidRPr="00FA760A">
              <w:t>Imagen de referencia (o similar)</w:t>
            </w:r>
          </w:p>
          <w:p w14:paraId="0000004E" w14:textId="77777777" w:rsidR="00F26E80" w:rsidRPr="00FA760A" w:rsidRDefault="00000000" w:rsidP="00A455DC">
            <w:pPr>
              <w:widowControl w:val="0"/>
            </w:pPr>
            <w:hyperlink r:id="rId13">
              <w:r w:rsidRPr="00FA760A">
                <w:rPr>
                  <w:color w:val="0000FF"/>
                  <w:u w:val="single"/>
                </w:rPr>
                <w:t>https://acortar.link/5CO4c5</w:t>
              </w:r>
            </w:hyperlink>
          </w:p>
          <w:p w14:paraId="0000004F" w14:textId="77777777" w:rsidR="00F26E80" w:rsidRPr="00FA760A" w:rsidRDefault="00000000" w:rsidP="00A455DC">
            <w:pPr>
              <w:widowControl w:val="0"/>
            </w:pPr>
            <w:r w:rsidRPr="00FA760A">
              <w:t>228130_i1</w:t>
            </w:r>
          </w:p>
          <w:p w14:paraId="00000050" w14:textId="77777777" w:rsidR="00F26E80" w:rsidRPr="00FA760A" w:rsidRDefault="00000000" w:rsidP="00A455DC">
            <w:pPr>
              <w:widowControl w:val="0"/>
            </w:pPr>
            <w:r w:rsidRPr="00FA760A">
              <w:rPr>
                <w:noProof/>
              </w:rPr>
              <w:drawing>
                <wp:inline distT="0" distB="0" distL="0" distR="0" wp14:anchorId="2753A3AD" wp14:editId="4EBAFE96">
                  <wp:extent cx="2225675" cy="1558290"/>
                  <wp:effectExtent l="0" t="0" r="0" b="0"/>
                  <wp:docPr id="474" name="image57.jpg" descr="Isometric Vector plano 3D Ilustración conceptual del análisis de requisitos, desarrollo de productos de software"/>
                  <wp:cNvGraphicFramePr/>
                  <a:graphic xmlns:a="http://schemas.openxmlformats.org/drawingml/2006/main">
                    <a:graphicData uri="http://schemas.openxmlformats.org/drawingml/2006/picture">
                      <pic:pic xmlns:pic="http://schemas.openxmlformats.org/drawingml/2006/picture">
                        <pic:nvPicPr>
                          <pic:cNvPr id="0" name="image57.jpg" descr="Isometric Vector plano 3D Ilustración conceptual del análisis de requisitos, desarrollo de productos de software"/>
                          <pic:cNvPicPr preferRelativeResize="0"/>
                        </pic:nvPicPr>
                        <pic:blipFill>
                          <a:blip r:embed="rId14"/>
                          <a:srcRect/>
                          <a:stretch>
                            <a:fillRect/>
                          </a:stretch>
                        </pic:blipFill>
                        <pic:spPr>
                          <a:xfrm>
                            <a:off x="0" y="0"/>
                            <a:ext cx="2225675" cy="1558290"/>
                          </a:xfrm>
                          <a:prstGeom prst="rect">
                            <a:avLst/>
                          </a:prstGeom>
                          <a:ln/>
                        </pic:spPr>
                      </pic:pic>
                    </a:graphicData>
                  </a:graphic>
                </wp:inline>
              </w:drawing>
            </w:r>
          </w:p>
          <w:p w14:paraId="00000051" w14:textId="77777777" w:rsidR="00F26E80" w:rsidRPr="00FA760A" w:rsidRDefault="00000000" w:rsidP="00A455DC">
            <w:pPr>
              <w:widowControl w:val="0"/>
            </w:pPr>
            <w:r w:rsidRPr="00FA760A">
              <w:t>Imagen de referencia (o similar)</w:t>
            </w:r>
          </w:p>
          <w:p w14:paraId="00000052" w14:textId="77777777" w:rsidR="00F26E80" w:rsidRPr="00FA760A" w:rsidRDefault="00000000" w:rsidP="00A455DC">
            <w:pPr>
              <w:widowControl w:val="0"/>
            </w:pPr>
            <w:hyperlink r:id="rId15">
              <w:r w:rsidRPr="00FA760A">
                <w:rPr>
                  <w:color w:val="0000FF"/>
                  <w:u w:val="single"/>
                </w:rPr>
                <w:t>https://acortar.link/gDDgD0</w:t>
              </w:r>
            </w:hyperlink>
            <w:r w:rsidRPr="00FA760A">
              <w:t xml:space="preserve"> </w:t>
            </w:r>
          </w:p>
          <w:p w14:paraId="00000053" w14:textId="77777777" w:rsidR="00F26E80" w:rsidRPr="00FA760A" w:rsidRDefault="00000000" w:rsidP="00A455DC">
            <w:pPr>
              <w:widowControl w:val="0"/>
            </w:pPr>
            <w:r w:rsidRPr="00FA760A">
              <w:t>228130_i2</w:t>
            </w:r>
          </w:p>
          <w:p w14:paraId="00000054" w14:textId="77777777" w:rsidR="00F26E80" w:rsidRPr="00FA760A" w:rsidRDefault="00000000" w:rsidP="00A455DC">
            <w:pPr>
              <w:widowControl w:val="0"/>
            </w:pPr>
            <w:r w:rsidRPr="00FA760A">
              <w:rPr>
                <w:noProof/>
              </w:rPr>
              <w:drawing>
                <wp:inline distT="0" distB="0" distL="0" distR="0" wp14:anchorId="76C5990E" wp14:editId="158DA2C1">
                  <wp:extent cx="2225675" cy="1186815"/>
                  <wp:effectExtent l="0" t="0" r="0" b="0"/>
                  <wp:docPr id="473" name="image55.jpg" descr="Administración ágil, los principios del desarrollo ágil de software y la administración ágil a diversos procesos de administración, ciclo de vida del desarrollo de productos y administración de proyectos. Cambio de concepto."/>
                  <wp:cNvGraphicFramePr/>
                  <a:graphic xmlns:a="http://schemas.openxmlformats.org/drawingml/2006/main">
                    <a:graphicData uri="http://schemas.openxmlformats.org/drawingml/2006/picture">
                      <pic:pic xmlns:pic="http://schemas.openxmlformats.org/drawingml/2006/picture">
                        <pic:nvPicPr>
                          <pic:cNvPr id="0" name="image55.jpg" descr="Administración ágil, los principios del desarrollo ágil de software y la administración ágil a diversos procesos de administración, ciclo de vida del desarrollo de productos y administración de proyectos. Cambio de concepto."/>
                          <pic:cNvPicPr preferRelativeResize="0"/>
                        </pic:nvPicPr>
                        <pic:blipFill>
                          <a:blip r:embed="rId16"/>
                          <a:srcRect/>
                          <a:stretch>
                            <a:fillRect/>
                          </a:stretch>
                        </pic:blipFill>
                        <pic:spPr>
                          <a:xfrm>
                            <a:off x="0" y="0"/>
                            <a:ext cx="2225675" cy="1186815"/>
                          </a:xfrm>
                          <a:prstGeom prst="rect">
                            <a:avLst/>
                          </a:prstGeom>
                          <a:ln/>
                        </pic:spPr>
                      </pic:pic>
                    </a:graphicData>
                  </a:graphic>
                </wp:inline>
              </w:drawing>
            </w:r>
          </w:p>
          <w:p w14:paraId="00000055" w14:textId="77777777" w:rsidR="00F26E80" w:rsidRPr="00FA760A" w:rsidRDefault="00000000" w:rsidP="00A455DC">
            <w:pPr>
              <w:widowControl w:val="0"/>
            </w:pPr>
            <w:r w:rsidRPr="00FA760A">
              <w:t>Imagen de referencia (o similar)</w:t>
            </w:r>
          </w:p>
          <w:p w14:paraId="00000056" w14:textId="77777777" w:rsidR="00F26E80" w:rsidRPr="00FA760A" w:rsidRDefault="00000000" w:rsidP="00A455DC">
            <w:pPr>
              <w:widowControl w:val="0"/>
            </w:pPr>
            <w:hyperlink r:id="rId17">
              <w:r w:rsidRPr="00FA760A">
                <w:rPr>
                  <w:color w:val="0000FF"/>
                  <w:u w:val="single"/>
                </w:rPr>
                <w:t>https://acortar.link/b2OKqv</w:t>
              </w:r>
            </w:hyperlink>
          </w:p>
          <w:p w14:paraId="00000057" w14:textId="77777777" w:rsidR="00F26E80" w:rsidRPr="00FA760A" w:rsidRDefault="00000000" w:rsidP="00A455DC">
            <w:pPr>
              <w:widowControl w:val="0"/>
            </w:pPr>
            <w:r w:rsidRPr="00FA760A">
              <w:t>228130_i3</w:t>
            </w:r>
          </w:p>
        </w:tc>
        <w:tc>
          <w:tcPr>
            <w:tcW w:w="1815" w:type="dxa"/>
            <w:shd w:val="clear" w:color="auto" w:fill="auto"/>
            <w:tcMar>
              <w:top w:w="100" w:type="dxa"/>
              <w:left w:w="100" w:type="dxa"/>
              <w:bottom w:w="100" w:type="dxa"/>
              <w:right w:w="100" w:type="dxa"/>
            </w:tcMar>
          </w:tcPr>
          <w:p w14:paraId="00000058" w14:textId="77777777" w:rsidR="00F26E80" w:rsidRPr="00FA760A" w:rsidRDefault="00000000" w:rsidP="00A455DC">
            <w:pPr>
              <w:widowControl w:val="0"/>
              <w:jc w:val="center"/>
              <w:rPr>
                <w:color w:val="999999"/>
              </w:rPr>
            </w:pPr>
            <w:r w:rsidRPr="00FA760A">
              <w:lastRenderedPageBreak/>
              <w:t>N/A</w:t>
            </w:r>
          </w:p>
        </w:tc>
        <w:tc>
          <w:tcPr>
            <w:tcW w:w="4680" w:type="dxa"/>
            <w:shd w:val="clear" w:color="auto" w:fill="auto"/>
            <w:tcMar>
              <w:top w:w="100" w:type="dxa"/>
              <w:left w:w="100" w:type="dxa"/>
              <w:bottom w:w="100" w:type="dxa"/>
              <w:right w:w="100" w:type="dxa"/>
            </w:tcMar>
          </w:tcPr>
          <w:p w14:paraId="00000059" w14:textId="60933FE5" w:rsidR="00F26E80" w:rsidRPr="00FA760A" w:rsidRDefault="00000000" w:rsidP="00A455DC">
            <w:pPr>
              <w:spacing w:after="120"/>
              <w:jc w:val="both"/>
            </w:pPr>
            <w:r w:rsidRPr="00FA760A">
              <w:t xml:space="preserve">La idea central es que </w:t>
            </w:r>
            <w:r w:rsidR="006E7B2D" w:rsidRPr="00FA760A">
              <w:t xml:space="preserve">los requisitos de </w:t>
            </w:r>
            <w:r w:rsidR="006E7B2D" w:rsidRPr="00FA760A">
              <w:rPr>
                <w:i/>
                <w:iCs/>
              </w:rPr>
              <w:t>software</w:t>
            </w:r>
            <w:r w:rsidR="006E7B2D">
              <w:rPr>
                <w:i/>
                <w:iCs/>
              </w:rPr>
              <w:t xml:space="preserve"> </w:t>
            </w:r>
            <w:r w:rsidR="006E7B2D" w:rsidRPr="00FA760A">
              <w:t>se</w:t>
            </w:r>
            <w:r w:rsidR="006E7B2D">
              <w:t xml:space="preserve"> </w:t>
            </w:r>
            <w:r w:rsidR="006E7B2D" w:rsidRPr="00FA760A">
              <w:t>deben</w:t>
            </w:r>
            <w:customXmlDelRangeStart w:id="3" w:author="USER" w:date="2022-10-04T15:16:00Z"/>
            <w:sdt>
              <w:sdtPr>
                <w:tag w:val="goog_rdk_67"/>
                <w:id w:val="-722369306"/>
              </w:sdtPr>
              <w:sdtContent>
                <w:customXmlDelRangeEnd w:id="3"/>
                <w:customXmlDelRangeStart w:id="4" w:author="USER" w:date="2022-10-04T15:16:00Z"/>
              </w:sdtContent>
            </w:sdt>
            <w:customXmlDelRangeEnd w:id="4"/>
            <w:ins w:id="5" w:author="USER" w:date="2022-10-04T15:17:00Z">
              <w:r w:rsidR="006E7B2D">
                <w:t xml:space="preserve"> </w:t>
              </w:r>
            </w:ins>
            <w:r w:rsidR="006E7B2D" w:rsidRPr="00FA760A">
              <w:t>identificar, plasmar</w:t>
            </w:r>
            <w:r w:rsidR="00FA760A">
              <w:t xml:space="preserve"> </w:t>
            </w:r>
            <w:r w:rsidRPr="00FA760A">
              <w:t>y priorizar</w:t>
            </w:r>
            <w:r w:rsidR="00B425DB" w:rsidRPr="00FA760A">
              <w:t>;</w:t>
            </w:r>
            <w:r w:rsidRPr="00FA760A">
              <w:t xml:space="preserve"> </w:t>
            </w:r>
            <w:sdt>
              <w:sdtPr>
                <w:tag w:val="goog_rdk_69"/>
                <w:id w:val="-1079743150"/>
              </w:sdtPr>
              <w:sdtContent>
                <w:r w:rsidRPr="00FA760A">
                  <w:t>para ello</w:t>
                </w:r>
                <w:r w:rsidR="00B425DB" w:rsidRPr="00FA760A">
                  <w:t>,</w:t>
                </w:r>
                <w:r w:rsidRPr="00FA760A">
                  <w:t xml:space="preserve"> </w:t>
                </w:r>
              </w:sdtContent>
            </w:sdt>
            <w:r w:rsidRPr="00FA760A">
              <w:t xml:space="preserve">es muy importante dejar claro que este proceso es la base fundamental en los proyectos de desarrollo de </w:t>
            </w:r>
            <w:r w:rsidR="00A455DC" w:rsidRPr="00FA760A">
              <w:rPr>
                <w:i/>
                <w:iCs/>
              </w:rPr>
              <w:t>software</w:t>
            </w:r>
            <w:r w:rsidRPr="00FA760A">
              <w:t xml:space="preserve">. </w:t>
            </w:r>
          </w:p>
          <w:p w14:paraId="0000005A" w14:textId="77777777" w:rsidR="00F26E80" w:rsidRPr="00FA760A" w:rsidRDefault="00F26E80" w:rsidP="00A455DC">
            <w:pPr>
              <w:widowControl w:val="0"/>
              <w:rPr>
                <w:color w:val="999999"/>
              </w:rPr>
            </w:pPr>
          </w:p>
        </w:tc>
        <w:tc>
          <w:tcPr>
            <w:tcW w:w="4020" w:type="dxa"/>
            <w:shd w:val="clear" w:color="auto" w:fill="auto"/>
            <w:tcMar>
              <w:top w:w="100" w:type="dxa"/>
              <w:left w:w="100" w:type="dxa"/>
              <w:bottom w:w="100" w:type="dxa"/>
              <w:right w:w="100" w:type="dxa"/>
            </w:tcMar>
          </w:tcPr>
          <w:p w14:paraId="0000005B" w14:textId="1D04036D" w:rsidR="00F26E80" w:rsidRPr="00FA760A" w:rsidRDefault="00000000" w:rsidP="00A455DC">
            <w:pPr>
              <w:widowControl w:val="0"/>
            </w:pPr>
            <w:r w:rsidRPr="00FA760A">
              <w:t xml:space="preserve">Requisitos de </w:t>
            </w:r>
            <w:r w:rsidR="00A455DC" w:rsidRPr="00FA760A">
              <w:rPr>
                <w:i/>
                <w:iCs/>
              </w:rPr>
              <w:t>software</w:t>
            </w:r>
          </w:p>
          <w:p w14:paraId="0000005C" w14:textId="77777777" w:rsidR="00F26E80" w:rsidRPr="00FA760A" w:rsidRDefault="00000000" w:rsidP="00A455DC">
            <w:pPr>
              <w:widowControl w:val="0"/>
            </w:pPr>
            <w:r w:rsidRPr="00FA760A">
              <w:t>Identificar</w:t>
            </w:r>
          </w:p>
          <w:p w14:paraId="0000005D" w14:textId="77777777" w:rsidR="00F26E80" w:rsidRPr="00FA760A" w:rsidRDefault="00000000" w:rsidP="00A455DC">
            <w:pPr>
              <w:widowControl w:val="0"/>
            </w:pPr>
            <w:r w:rsidRPr="00FA760A">
              <w:t>Plasmar</w:t>
            </w:r>
          </w:p>
          <w:p w14:paraId="0000005E" w14:textId="77777777" w:rsidR="00F26E80" w:rsidRPr="00FA760A" w:rsidRDefault="00000000" w:rsidP="00A455DC">
            <w:pPr>
              <w:widowControl w:val="0"/>
            </w:pPr>
            <w:r w:rsidRPr="00FA760A">
              <w:t>Priorizar</w:t>
            </w:r>
          </w:p>
        </w:tc>
      </w:tr>
      <w:tr w:rsidR="00F26E80" w:rsidRPr="00FA760A" w14:paraId="06B9ABD2" w14:textId="77777777">
        <w:tc>
          <w:tcPr>
            <w:tcW w:w="1365" w:type="dxa"/>
            <w:shd w:val="clear" w:color="auto" w:fill="auto"/>
            <w:tcMar>
              <w:top w:w="100" w:type="dxa"/>
              <w:left w:w="100" w:type="dxa"/>
              <w:bottom w:w="100" w:type="dxa"/>
              <w:right w:w="100" w:type="dxa"/>
            </w:tcMar>
          </w:tcPr>
          <w:p w14:paraId="0000005F" w14:textId="77777777" w:rsidR="00F26E80" w:rsidRPr="00FA760A" w:rsidRDefault="00000000" w:rsidP="00A455DC">
            <w:pPr>
              <w:widowControl w:val="0"/>
              <w:rPr>
                <w:b/>
              </w:rPr>
            </w:pPr>
            <w:r w:rsidRPr="00FA760A">
              <w:rPr>
                <w:b/>
              </w:rPr>
              <w:t>2</w:t>
            </w:r>
          </w:p>
        </w:tc>
        <w:tc>
          <w:tcPr>
            <w:tcW w:w="3705" w:type="dxa"/>
            <w:shd w:val="clear" w:color="auto" w:fill="auto"/>
            <w:tcMar>
              <w:top w:w="100" w:type="dxa"/>
              <w:left w:w="100" w:type="dxa"/>
              <w:bottom w:w="100" w:type="dxa"/>
              <w:right w:w="100" w:type="dxa"/>
            </w:tcMar>
          </w:tcPr>
          <w:p w14:paraId="00000060" w14:textId="77777777" w:rsidR="00F26E80" w:rsidRPr="00FA760A" w:rsidRDefault="00000000" w:rsidP="00A455DC">
            <w:pPr>
              <w:widowControl w:val="0"/>
            </w:pPr>
            <w:r w:rsidRPr="00FA760A">
              <w:t>A medida que se hable aparecen imágenes que refuercen la idea transmitida.</w:t>
            </w:r>
          </w:p>
          <w:p w14:paraId="00000061" w14:textId="77777777" w:rsidR="00F26E80" w:rsidRPr="00FA760A" w:rsidRDefault="00000000" w:rsidP="00A455DC">
            <w:pPr>
              <w:widowControl w:val="0"/>
            </w:pPr>
            <w:r w:rsidRPr="00FA760A">
              <w:rPr>
                <w:noProof/>
              </w:rPr>
              <w:drawing>
                <wp:inline distT="0" distB="0" distL="0" distR="0" wp14:anchorId="75A9728B" wp14:editId="009C33B0">
                  <wp:extent cx="2225675" cy="1558290"/>
                  <wp:effectExtent l="0" t="0" r="0" b="0"/>
                  <wp:docPr id="476" name="image60.jpg" descr="Refuerzo preparado para verter una base de hormigón reforzado o una plancha. Preparación de la base para verter hormigón. Trabajos monolíticos de hormigón reforzado en una construcción industrial"/>
                  <wp:cNvGraphicFramePr/>
                  <a:graphic xmlns:a="http://schemas.openxmlformats.org/drawingml/2006/main">
                    <a:graphicData uri="http://schemas.openxmlformats.org/drawingml/2006/picture">
                      <pic:pic xmlns:pic="http://schemas.openxmlformats.org/drawingml/2006/picture">
                        <pic:nvPicPr>
                          <pic:cNvPr id="0" name="image60.jpg" descr="Refuerzo preparado para verter una base de hormigón reforzado o una plancha. Preparación de la base para verter hormigón. Trabajos monolíticos de hormigón reforzado en una construcción industrial"/>
                          <pic:cNvPicPr preferRelativeResize="0"/>
                        </pic:nvPicPr>
                        <pic:blipFill>
                          <a:blip r:embed="rId18"/>
                          <a:srcRect/>
                          <a:stretch>
                            <a:fillRect/>
                          </a:stretch>
                        </pic:blipFill>
                        <pic:spPr>
                          <a:xfrm>
                            <a:off x="0" y="0"/>
                            <a:ext cx="2225675" cy="1558290"/>
                          </a:xfrm>
                          <a:prstGeom prst="rect">
                            <a:avLst/>
                          </a:prstGeom>
                          <a:ln/>
                        </pic:spPr>
                      </pic:pic>
                    </a:graphicData>
                  </a:graphic>
                </wp:inline>
              </w:drawing>
            </w:r>
          </w:p>
          <w:p w14:paraId="00000062" w14:textId="77777777" w:rsidR="00F26E80" w:rsidRPr="00FA760A" w:rsidRDefault="00000000" w:rsidP="00A455DC">
            <w:pPr>
              <w:widowControl w:val="0"/>
            </w:pPr>
            <w:r w:rsidRPr="00FA760A">
              <w:t>Imagen de referencia (o similar)</w:t>
            </w:r>
          </w:p>
          <w:p w14:paraId="00000063" w14:textId="77777777" w:rsidR="00F26E80" w:rsidRPr="00FA760A" w:rsidRDefault="00000000" w:rsidP="00A455DC">
            <w:pPr>
              <w:widowControl w:val="0"/>
            </w:pPr>
            <w:hyperlink r:id="rId19">
              <w:r w:rsidRPr="00FA760A">
                <w:rPr>
                  <w:color w:val="0000FF"/>
                  <w:u w:val="single"/>
                </w:rPr>
                <w:t>https://acortar.link/Bspbaf</w:t>
              </w:r>
            </w:hyperlink>
          </w:p>
          <w:p w14:paraId="00000064" w14:textId="77777777" w:rsidR="00F26E80" w:rsidRPr="00FA760A" w:rsidRDefault="00000000" w:rsidP="00A455DC">
            <w:pPr>
              <w:widowControl w:val="0"/>
            </w:pPr>
            <w:r w:rsidRPr="00FA760A">
              <w:t>228130_i4</w:t>
            </w:r>
          </w:p>
          <w:p w14:paraId="00000065" w14:textId="77777777" w:rsidR="00F26E80" w:rsidRPr="00FA760A" w:rsidRDefault="00000000" w:rsidP="00A455DC">
            <w:pPr>
              <w:widowControl w:val="0"/>
            </w:pPr>
            <w:r w:rsidRPr="00FA760A">
              <w:rPr>
                <w:noProof/>
              </w:rPr>
              <w:drawing>
                <wp:inline distT="0" distB="0" distL="0" distR="0" wp14:anchorId="03779DB7" wp14:editId="1EEA207E">
                  <wp:extent cx="2225675" cy="1558290"/>
                  <wp:effectExtent l="0" t="0" r="0" b="0"/>
                  <wp:docPr id="475" name="image56.jpg" descr="Joven poniendo losas de hormigón gris en el patio de la casa sobre la base de la base de grava. El maestro pone piedras de pavimento. Calzada de ladrillo de jardín pavimentada por un trabajador profesional de pavimentación. Reparando la acera."/>
                  <wp:cNvGraphicFramePr/>
                  <a:graphic xmlns:a="http://schemas.openxmlformats.org/drawingml/2006/main">
                    <a:graphicData uri="http://schemas.openxmlformats.org/drawingml/2006/picture">
                      <pic:pic xmlns:pic="http://schemas.openxmlformats.org/drawingml/2006/picture">
                        <pic:nvPicPr>
                          <pic:cNvPr id="0" name="image56.jpg" descr="Joven poniendo losas de hormigón gris en el patio de la casa sobre la base de la base de grava. El maestro pone piedras de pavimento. Calzada de ladrillo de jardín pavimentada por un trabajador profesional de pavimentación. Reparando la acera."/>
                          <pic:cNvPicPr preferRelativeResize="0"/>
                        </pic:nvPicPr>
                        <pic:blipFill>
                          <a:blip r:embed="rId20"/>
                          <a:srcRect/>
                          <a:stretch>
                            <a:fillRect/>
                          </a:stretch>
                        </pic:blipFill>
                        <pic:spPr>
                          <a:xfrm>
                            <a:off x="0" y="0"/>
                            <a:ext cx="2225675" cy="1558290"/>
                          </a:xfrm>
                          <a:prstGeom prst="rect">
                            <a:avLst/>
                          </a:prstGeom>
                          <a:ln/>
                        </pic:spPr>
                      </pic:pic>
                    </a:graphicData>
                  </a:graphic>
                </wp:inline>
              </w:drawing>
            </w:r>
          </w:p>
          <w:p w14:paraId="00000066" w14:textId="77777777" w:rsidR="00F26E80" w:rsidRPr="00FA760A" w:rsidRDefault="00000000" w:rsidP="00A455DC">
            <w:pPr>
              <w:widowControl w:val="0"/>
            </w:pPr>
            <w:r w:rsidRPr="00FA760A">
              <w:t>Imagen de referencia (o similar)</w:t>
            </w:r>
          </w:p>
          <w:p w14:paraId="00000067" w14:textId="77777777" w:rsidR="00F26E80" w:rsidRPr="00FA760A" w:rsidRDefault="00000000" w:rsidP="00A455DC">
            <w:pPr>
              <w:widowControl w:val="0"/>
            </w:pPr>
            <w:hyperlink r:id="rId21">
              <w:r w:rsidRPr="00FA760A">
                <w:rPr>
                  <w:color w:val="0000FF"/>
                  <w:u w:val="single"/>
                </w:rPr>
                <w:t>https://acortar.link/eB0EuI</w:t>
              </w:r>
            </w:hyperlink>
          </w:p>
          <w:p w14:paraId="00000068" w14:textId="77777777" w:rsidR="00F26E80" w:rsidRPr="00FA760A" w:rsidRDefault="00000000" w:rsidP="00A455DC">
            <w:pPr>
              <w:widowControl w:val="0"/>
            </w:pPr>
            <w:r w:rsidRPr="00FA760A">
              <w:t>228130_i5</w:t>
            </w:r>
          </w:p>
          <w:p w14:paraId="00000069" w14:textId="77777777" w:rsidR="00F26E80" w:rsidRPr="00FA760A" w:rsidRDefault="00F26E80" w:rsidP="00A455DC">
            <w:pPr>
              <w:widowControl w:val="0"/>
            </w:pPr>
          </w:p>
          <w:p w14:paraId="0000006A" w14:textId="77777777" w:rsidR="00F26E80" w:rsidRPr="00FA760A" w:rsidRDefault="00000000" w:rsidP="00A455DC">
            <w:pPr>
              <w:widowControl w:val="0"/>
            </w:pPr>
            <w:r w:rsidRPr="00FA760A">
              <w:rPr>
                <w:noProof/>
              </w:rPr>
              <w:lastRenderedPageBreak/>
              <w:drawing>
                <wp:inline distT="0" distB="0" distL="0" distR="0" wp14:anchorId="16ED4ACA" wp14:editId="285AE6BD">
                  <wp:extent cx="2225675" cy="1558290"/>
                  <wp:effectExtent l="0" t="0" r="0" b="0"/>
                  <wp:docPr id="478" name="image64.jpg" descr="La crisis de deuda inmobiliaria o inmobiliaria que causa efecto dominó, el concepto de caída del mercado de la vivienda y el mercado de valores o de la inversión, el pánico del inversionista de negocios se aleja del dominó inmobiliario que colapsa."/>
                  <wp:cNvGraphicFramePr/>
                  <a:graphic xmlns:a="http://schemas.openxmlformats.org/drawingml/2006/main">
                    <a:graphicData uri="http://schemas.openxmlformats.org/drawingml/2006/picture">
                      <pic:pic xmlns:pic="http://schemas.openxmlformats.org/drawingml/2006/picture">
                        <pic:nvPicPr>
                          <pic:cNvPr id="0" name="image64.jpg" descr="La crisis de deuda inmobiliaria o inmobiliaria que causa efecto dominó, el concepto de caída del mercado de la vivienda y el mercado de valores o de la inversión, el pánico del inversionista de negocios se aleja del dominó inmobiliario que colapsa."/>
                          <pic:cNvPicPr preferRelativeResize="0"/>
                        </pic:nvPicPr>
                        <pic:blipFill>
                          <a:blip r:embed="rId22"/>
                          <a:srcRect/>
                          <a:stretch>
                            <a:fillRect/>
                          </a:stretch>
                        </pic:blipFill>
                        <pic:spPr>
                          <a:xfrm>
                            <a:off x="0" y="0"/>
                            <a:ext cx="2225675" cy="1558290"/>
                          </a:xfrm>
                          <a:prstGeom prst="rect">
                            <a:avLst/>
                          </a:prstGeom>
                          <a:ln/>
                        </pic:spPr>
                      </pic:pic>
                    </a:graphicData>
                  </a:graphic>
                </wp:inline>
              </w:drawing>
            </w:r>
          </w:p>
          <w:p w14:paraId="0000006B" w14:textId="77777777" w:rsidR="00F26E80" w:rsidRPr="00FA760A" w:rsidRDefault="00000000" w:rsidP="00A455DC">
            <w:pPr>
              <w:widowControl w:val="0"/>
            </w:pPr>
            <w:r w:rsidRPr="00FA760A">
              <w:t>Imagen de referencia (o similar)</w:t>
            </w:r>
          </w:p>
          <w:p w14:paraId="0000006C" w14:textId="77777777" w:rsidR="00F26E80" w:rsidRPr="00FA760A" w:rsidRDefault="00000000" w:rsidP="00A455DC">
            <w:pPr>
              <w:widowControl w:val="0"/>
            </w:pPr>
            <w:hyperlink r:id="rId23">
              <w:r w:rsidRPr="00FA760A">
                <w:rPr>
                  <w:color w:val="0000FF"/>
                  <w:u w:val="single"/>
                </w:rPr>
                <w:t>https://acortar.link/okrCx6</w:t>
              </w:r>
            </w:hyperlink>
          </w:p>
          <w:p w14:paraId="0000006D" w14:textId="77777777" w:rsidR="00F26E80" w:rsidRPr="00FA760A" w:rsidRDefault="00000000" w:rsidP="00A455DC">
            <w:pPr>
              <w:widowControl w:val="0"/>
            </w:pPr>
            <w:r w:rsidRPr="00FA760A">
              <w:t>228130_i6</w:t>
            </w:r>
          </w:p>
        </w:tc>
        <w:tc>
          <w:tcPr>
            <w:tcW w:w="1815" w:type="dxa"/>
            <w:shd w:val="clear" w:color="auto" w:fill="auto"/>
            <w:tcMar>
              <w:top w:w="100" w:type="dxa"/>
              <w:left w:w="100" w:type="dxa"/>
              <w:bottom w:w="100" w:type="dxa"/>
              <w:right w:w="100" w:type="dxa"/>
            </w:tcMar>
          </w:tcPr>
          <w:p w14:paraId="0000006E" w14:textId="77777777" w:rsidR="00F26E80" w:rsidRPr="00FA760A" w:rsidRDefault="00000000" w:rsidP="00A455DC">
            <w:pPr>
              <w:widowControl w:val="0"/>
              <w:jc w:val="center"/>
              <w:rPr>
                <w:color w:val="999999"/>
              </w:rPr>
            </w:pPr>
            <w:r w:rsidRPr="00FA760A">
              <w:lastRenderedPageBreak/>
              <w:t>N/A</w:t>
            </w:r>
          </w:p>
        </w:tc>
        <w:tc>
          <w:tcPr>
            <w:tcW w:w="4680" w:type="dxa"/>
            <w:shd w:val="clear" w:color="auto" w:fill="auto"/>
            <w:tcMar>
              <w:top w:w="100" w:type="dxa"/>
              <w:left w:w="100" w:type="dxa"/>
              <w:bottom w:w="100" w:type="dxa"/>
              <w:right w:w="100" w:type="dxa"/>
            </w:tcMar>
          </w:tcPr>
          <w:p w14:paraId="0000006F" w14:textId="61FAA970" w:rsidR="00F26E80" w:rsidRPr="00FA760A" w:rsidRDefault="00000000" w:rsidP="00A455DC">
            <w:pPr>
              <w:spacing w:after="120"/>
              <w:jc w:val="both"/>
            </w:pPr>
            <w:r w:rsidRPr="00FA760A">
              <w:t xml:space="preserve">Se puede hacer la analogía con el concepto de los cimientos de las edificaciones, que son las que soportan el peso, repartiendo equitativamente </w:t>
            </w:r>
            <w:sdt>
              <w:sdtPr>
                <w:tag w:val="goog_rdk_70"/>
                <w:id w:val="722490643"/>
              </w:sdtPr>
              <w:sdtContent>
                <w:r w:rsidRPr="00FA760A">
                  <w:t>la carga</w:t>
                </w:r>
              </w:sdtContent>
            </w:sdt>
            <w:r w:rsidRPr="00FA760A">
              <w:t xml:space="preserve"> a lo largo del terreno, con el único propósito de servir como una </w:t>
            </w:r>
            <w:sdt>
              <w:sdtPr>
                <w:tag w:val="goog_rdk_72"/>
                <w:id w:val="-1830592252"/>
                <w:showingPlcHdr/>
              </w:sdtPr>
              <w:sdtContent>
                <w:r w:rsidR="00A455DC" w:rsidRPr="00FA760A">
                  <w:t xml:space="preserve">     </w:t>
                </w:r>
              </w:sdtContent>
            </w:sdt>
            <w:r w:rsidRPr="00FA760A">
              <w:t xml:space="preserve"> base</w:t>
            </w:r>
            <w:sdt>
              <w:sdtPr>
                <w:tag w:val="goog_rdk_73"/>
                <w:id w:val="648249300"/>
              </w:sdtPr>
              <w:sdtContent>
                <w:r w:rsidRPr="00FA760A">
                  <w:t xml:space="preserve"> sólida</w:t>
                </w:r>
              </w:sdtContent>
            </w:sdt>
            <w:r w:rsidRPr="00FA760A">
              <w:t xml:space="preserve">; pero, si por alguna razón técnica o de cualquier otra índole, llegara a fallar este cimiento o en su defecto, no se armara bien, desembocaría en el derrumbe de la </w:t>
            </w:r>
            <w:sdt>
              <w:sdtPr>
                <w:tag w:val="goog_rdk_74"/>
                <w:id w:val="1214541223"/>
              </w:sdtPr>
              <w:sdtContent>
                <w:r w:rsidRPr="00FA760A">
                  <w:t>construcción</w:t>
                </w:r>
              </w:sdtContent>
            </w:sdt>
            <w:r w:rsidRPr="00FA760A">
              <w:t xml:space="preserve">. </w:t>
            </w:r>
          </w:p>
          <w:p w14:paraId="00000070" w14:textId="77777777" w:rsidR="00F26E80" w:rsidRPr="00FA760A" w:rsidRDefault="00F26E80" w:rsidP="00A455DC">
            <w:pPr>
              <w:widowControl w:val="0"/>
              <w:rPr>
                <w:color w:val="999999"/>
              </w:rPr>
            </w:pPr>
          </w:p>
        </w:tc>
        <w:tc>
          <w:tcPr>
            <w:tcW w:w="4020" w:type="dxa"/>
            <w:shd w:val="clear" w:color="auto" w:fill="auto"/>
            <w:tcMar>
              <w:top w:w="100" w:type="dxa"/>
              <w:left w:w="100" w:type="dxa"/>
              <w:bottom w:w="100" w:type="dxa"/>
              <w:right w:w="100" w:type="dxa"/>
            </w:tcMar>
          </w:tcPr>
          <w:p w14:paraId="00000071" w14:textId="77777777" w:rsidR="00F26E80" w:rsidRPr="00FA760A" w:rsidRDefault="00000000" w:rsidP="00A455DC">
            <w:pPr>
              <w:widowControl w:val="0"/>
            </w:pPr>
            <w:r w:rsidRPr="00FA760A">
              <w:t>Edificaciones</w:t>
            </w:r>
          </w:p>
          <w:p w14:paraId="00000072" w14:textId="77777777" w:rsidR="00F26E80" w:rsidRPr="00FA760A" w:rsidRDefault="00000000" w:rsidP="00A455DC">
            <w:pPr>
              <w:widowControl w:val="0"/>
            </w:pPr>
            <w:r w:rsidRPr="00FA760A">
              <w:t>Peso</w:t>
            </w:r>
          </w:p>
          <w:p w14:paraId="00000073" w14:textId="77777777" w:rsidR="00F26E80" w:rsidRPr="00FA760A" w:rsidRDefault="00000000" w:rsidP="00A455DC">
            <w:pPr>
              <w:widowControl w:val="0"/>
            </w:pPr>
            <w:r w:rsidRPr="00FA760A">
              <w:t>derrumbe</w:t>
            </w:r>
          </w:p>
        </w:tc>
      </w:tr>
      <w:tr w:rsidR="00F26E80" w:rsidRPr="00FA760A" w14:paraId="7872C867" w14:textId="77777777">
        <w:tc>
          <w:tcPr>
            <w:tcW w:w="1365" w:type="dxa"/>
            <w:shd w:val="clear" w:color="auto" w:fill="auto"/>
            <w:tcMar>
              <w:top w:w="100" w:type="dxa"/>
              <w:left w:w="100" w:type="dxa"/>
              <w:bottom w:w="100" w:type="dxa"/>
              <w:right w:w="100" w:type="dxa"/>
            </w:tcMar>
          </w:tcPr>
          <w:p w14:paraId="00000074" w14:textId="77777777" w:rsidR="00F26E80" w:rsidRPr="00FA760A" w:rsidRDefault="00000000" w:rsidP="00A455DC">
            <w:pPr>
              <w:widowControl w:val="0"/>
              <w:rPr>
                <w:b/>
              </w:rPr>
            </w:pPr>
            <w:r w:rsidRPr="00FA760A">
              <w:rPr>
                <w:b/>
              </w:rPr>
              <w:t>3</w:t>
            </w:r>
          </w:p>
        </w:tc>
        <w:tc>
          <w:tcPr>
            <w:tcW w:w="3705" w:type="dxa"/>
            <w:shd w:val="clear" w:color="auto" w:fill="auto"/>
            <w:tcMar>
              <w:top w:w="100" w:type="dxa"/>
              <w:left w:w="100" w:type="dxa"/>
              <w:bottom w:w="100" w:type="dxa"/>
              <w:right w:w="100" w:type="dxa"/>
            </w:tcMar>
          </w:tcPr>
          <w:p w14:paraId="00000075" w14:textId="77777777" w:rsidR="00F26E80" w:rsidRPr="00FA760A" w:rsidRDefault="00000000" w:rsidP="00A455DC">
            <w:pPr>
              <w:widowControl w:val="0"/>
            </w:pPr>
            <w:r w:rsidRPr="00FA760A">
              <w:t>A medida que se hable aparecen imágenes que refuercen la idea transmitida.</w:t>
            </w:r>
          </w:p>
          <w:p w14:paraId="00000076" w14:textId="77777777" w:rsidR="00F26E80" w:rsidRPr="00FA760A" w:rsidRDefault="00000000" w:rsidP="00A455DC">
            <w:pPr>
              <w:widowControl w:val="0"/>
            </w:pPr>
            <w:r w:rsidRPr="00FA760A">
              <w:rPr>
                <w:noProof/>
              </w:rPr>
              <w:drawing>
                <wp:inline distT="0" distB="0" distL="0" distR="0" wp14:anchorId="42529719" wp14:editId="757B5F46">
                  <wp:extent cx="1905000" cy="1457325"/>
                  <wp:effectExtent l="0" t="0" r="0" b="0"/>
                  <wp:docPr id="477"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24"/>
                          <a:srcRect/>
                          <a:stretch>
                            <a:fillRect/>
                          </a:stretch>
                        </pic:blipFill>
                        <pic:spPr>
                          <a:xfrm>
                            <a:off x="0" y="0"/>
                            <a:ext cx="1905000" cy="1457325"/>
                          </a:xfrm>
                          <a:prstGeom prst="rect">
                            <a:avLst/>
                          </a:prstGeom>
                          <a:ln/>
                        </pic:spPr>
                      </pic:pic>
                    </a:graphicData>
                  </a:graphic>
                </wp:inline>
              </w:drawing>
            </w:r>
          </w:p>
          <w:p w14:paraId="00000077" w14:textId="77777777" w:rsidR="00F26E80" w:rsidRPr="00FA760A" w:rsidRDefault="00000000" w:rsidP="00A455DC">
            <w:pPr>
              <w:widowControl w:val="0"/>
            </w:pPr>
            <w:r w:rsidRPr="00FA760A">
              <w:t>Imagen de referencia (o similar)</w:t>
            </w:r>
          </w:p>
          <w:p w14:paraId="00000078" w14:textId="77777777" w:rsidR="00F26E80" w:rsidRPr="00FA760A" w:rsidRDefault="00000000" w:rsidP="00A455DC">
            <w:pPr>
              <w:widowControl w:val="0"/>
            </w:pPr>
            <w:hyperlink r:id="rId25">
              <w:r w:rsidRPr="00FA760A">
                <w:rPr>
                  <w:color w:val="0000FF"/>
                  <w:u w:val="single"/>
                </w:rPr>
                <w:t>https://acortar.link/axRxIE</w:t>
              </w:r>
            </w:hyperlink>
            <w:r w:rsidRPr="00FA760A">
              <w:t xml:space="preserve">  </w:t>
            </w:r>
          </w:p>
          <w:p w14:paraId="00000079" w14:textId="77777777" w:rsidR="00F26E80" w:rsidRPr="00FA760A" w:rsidRDefault="00000000" w:rsidP="00A455DC">
            <w:pPr>
              <w:widowControl w:val="0"/>
            </w:pPr>
            <w:r w:rsidRPr="00FA760A">
              <w:t>228130_i7</w:t>
            </w:r>
          </w:p>
          <w:p w14:paraId="0000007A" w14:textId="77777777" w:rsidR="00F26E80" w:rsidRPr="00FA760A" w:rsidRDefault="00000000" w:rsidP="00A455DC">
            <w:pPr>
              <w:widowControl w:val="0"/>
            </w:pPr>
            <w:r w:rsidRPr="00FA760A">
              <w:rPr>
                <w:noProof/>
              </w:rPr>
              <w:drawing>
                <wp:inline distT="0" distB="0" distL="0" distR="0" wp14:anchorId="19030A00" wp14:editId="24A3685C">
                  <wp:extent cx="1905000" cy="1447800"/>
                  <wp:effectExtent l="0" t="0" r="0" b="0"/>
                  <wp:docPr id="480" name="image2.png" descr="Requerimientos no funcionales: Ejemplos - La Oficina de Proyectos de  Informática"/>
                  <wp:cNvGraphicFramePr/>
                  <a:graphic xmlns:a="http://schemas.openxmlformats.org/drawingml/2006/main">
                    <a:graphicData uri="http://schemas.openxmlformats.org/drawingml/2006/picture">
                      <pic:pic xmlns:pic="http://schemas.openxmlformats.org/drawingml/2006/picture">
                        <pic:nvPicPr>
                          <pic:cNvPr id="0" name="image2.png" descr="Requerimientos no funcionales: Ejemplos - La Oficina de Proyectos de  Informática"/>
                          <pic:cNvPicPr preferRelativeResize="0"/>
                        </pic:nvPicPr>
                        <pic:blipFill>
                          <a:blip r:embed="rId26"/>
                          <a:srcRect/>
                          <a:stretch>
                            <a:fillRect/>
                          </a:stretch>
                        </pic:blipFill>
                        <pic:spPr>
                          <a:xfrm>
                            <a:off x="0" y="0"/>
                            <a:ext cx="1905000" cy="1447800"/>
                          </a:xfrm>
                          <a:prstGeom prst="rect">
                            <a:avLst/>
                          </a:prstGeom>
                          <a:ln/>
                        </pic:spPr>
                      </pic:pic>
                    </a:graphicData>
                  </a:graphic>
                </wp:inline>
              </w:drawing>
            </w:r>
          </w:p>
          <w:p w14:paraId="0000007B" w14:textId="77777777" w:rsidR="00F26E80" w:rsidRPr="00FA760A" w:rsidRDefault="00000000" w:rsidP="00A455DC">
            <w:pPr>
              <w:widowControl w:val="0"/>
            </w:pPr>
            <w:r w:rsidRPr="00FA760A">
              <w:t>Imagen de referencia (o similar)</w:t>
            </w:r>
          </w:p>
          <w:p w14:paraId="0000007C" w14:textId="77777777" w:rsidR="00F26E80" w:rsidRPr="00FA760A" w:rsidRDefault="00000000" w:rsidP="00A455DC">
            <w:pPr>
              <w:widowControl w:val="0"/>
            </w:pPr>
            <w:hyperlink r:id="rId27">
              <w:r w:rsidRPr="00FA760A">
                <w:rPr>
                  <w:color w:val="0000FF"/>
                  <w:u w:val="single"/>
                </w:rPr>
                <w:t>https://acortar.link/SrmBQQ</w:t>
              </w:r>
            </w:hyperlink>
            <w:r w:rsidRPr="00FA760A">
              <w:t xml:space="preserve">   </w:t>
            </w:r>
          </w:p>
          <w:p w14:paraId="0000007D" w14:textId="77777777" w:rsidR="00F26E80" w:rsidRPr="00FA760A" w:rsidRDefault="00000000" w:rsidP="00A455DC">
            <w:pPr>
              <w:widowControl w:val="0"/>
            </w:pPr>
            <w:r w:rsidRPr="00FA760A">
              <w:t>228130_i8</w:t>
            </w:r>
          </w:p>
          <w:p w14:paraId="0000007E" w14:textId="77777777" w:rsidR="00F26E80" w:rsidRPr="00FA760A" w:rsidRDefault="00000000" w:rsidP="00A455DC">
            <w:pPr>
              <w:widowControl w:val="0"/>
            </w:pPr>
            <w:r w:rsidRPr="00FA760A">
              <w:rPr>
                <w:noProof/>
              </w:rPr>
              <w:drawing>
                <wp:inline distT="0" distB="0" distL="0" distR="0" wp14:anchorId="2BE75A67" wp14:editId="6583F81C">
                  <wp:extent cx="2225675" cy="1187450"/>
                  <wp:effectExtent l="0" t="0" r="0" b="0"/>
                  <wp:docPr id="479" name="image58.jpg" descr="Pantalla portátil foto de primer plano estándares de codificación de sitios web de tecnología de la información para el diseño web pantalla de desarrollador del programador"/>
                  <wp:cNvGraphicFramePr/>
                  <a:graphic xmlns:a="http://schemas.openxmlformats.org/drawingml/2006/main">
                    <a:graphicData uri="http://schemas.openxmlformats.org/drawingml/2006/picture">
                      <pic:pic xmlns:pic="http://schemas.openxmlformats.org/drawingml/2006/picture">
                        <pic:nvPicPr>
                          <pic:cNvPr id="0" name="image58.jpg" descr="Pantalla portátil foto de primer plano estándares de codificación de sitios web de tecnología de la información para el diseño web pantalla de desarrollador del programador"/>
                          <pic:cNvPicPr preferRelativeResize="0"/>
                        </pic:nvPicPr>
                        <pic:blipFill>
                          <a:blip r:embed="rId28"/>
                          <a:srcRect/>
                          <a:stretch>
                            <a:fillRect/>
                          </a:stretch>
                        </pic:blipFill>
                        <pic:spPr>
                          <a:xfrm>
                            <a:off x="0" y="0"/>
                            <a:ext cx="2225675" cy="1187450"/>
                          </a:xfrm>
                          <a:prstGeom prst="rect">
                            <a:avLst/>
                          </a:prstGeom>
                          <a:ln/>
                        </pic:spPr>
                      </pic:pic>
                    </a:graphicData>
                  </a:graphic>
                </wp:inline>
              </w:drawing>
            </w:r>
          </w:p>
          <w:p w14:paraId="0000007F" w14:textId="77777777" w:rsidR="00F26E80" w:rsidRPr="00FA760A" w:rsidRDefault="00000000" w:rsidP="00A455DC">
            <w:pPr>
              <w:widowControl w:val="0"/>
            </w:pPr>
            <w:r w:rsidRPr="00FA760A">
              <w:t>Imagen de referencia (o similar)</w:t>
            </w:r>
          </w:p>
          <w:p w14:paraId="00000080" w14:textId="77777777" w:rsidR="00F26E80" w:rsidRPr="00FA760A" w:rsidRDefault="00000000" w:rsidP="00A455DC">
            <w:pPr>
              <w:widowControl w:val="0"/>
              <w:rPr>
                <w:lang w:val="en-US"/>
              </w:rPr>
            </w:pPr>
            <w:hyperlink r:id="rId29">
              <w:r w:rsidRPr="00FA760A">
                <w:rPr>
                  <w:color w:val="0000FF"/>
                  <w:u w:val="single"/>
                  <w:lang w:val="en-US"/>
                </w:rPr>
                <w:t>https://acortar.link/KollFJ</w:t>
              </w:r>
            </w:hyperlink>
            <w:r w:rsidRPr="00FA760A">
              <w:rPr>
                <w:lang w:val="en-US"/>
              </w:rPr>
              <w:t xml:space="preserve"> </w:t>
            </w:r>
          </w:p>
          <w:p w14:paraId="00000081" w14:textId="77777777" w:rsidR="00F26E80" w:rsidRPr="00FA760A" w:rsidRDefault="00000000" w:rsidP="00A455DC">
            <w:pPr>
              <w:widowControl w:val="0"/>
              <w:rPr>
                <w:lang w:val="en-US"/>
              </w:rPr>
            </w:pPr>
            <w:r w:rsidRPr="00FA760A">
              <w:rPr>
                <w:lang w:val="en-US"/>
              </w:rPr>
              <w:t>228130_i9</w:t>
            </w:r>
          </w:p>
        </w:tc>
        <w:tc>
          <w:tcPr>
            <w:tcW w:w="1815" w:type="dxa"/>
            <w:shd w:val="clear" w:color="auto" w:fill="auto"/>
            <w:tcMar>
              <w:top w:w="100" w:type="dxa"/>
              <w:left w:w="100" w:type="dxa"/>
              <w:bottom w:w="100" w:type="dxa"/>
              <w:right w:w="100" w:type="dxa"/>
            </w:tcMar>
          </w:tcPr>
          <w:p w14:paraId="00000082" w14:textId="77777777" w:rsidR="00F26E80" w:rsidRPr="00FA760A" w:rsidRDefault="00000000" w:rsidP="00A455DC">
            <w:pPr>
              <w:widowControl w:val="0"/>
              <w:jc w:val="center"/>
              <w:rPr>
                <w:color w:val="999999"/>
              </w:rPr>
            </w:pPr>
            <w:r w:rsidRPr="00FA760A">
              <w:lastRenderedPageBreak/>
              <w:t>N/A</w:t>
            </w:r>
          </w:p>
        </w:tc>
        <w:tc>
          <w:tcPr>
            <w:tcW w:w="4680" w:type="dxa"/>
            <w:shd w:val="clear" w:color="auto" w:fill="auto"/>
            <w:tcMar>
              <w:top w:w="100" w:type="dxa"/>
              <w:left w:w="100" w:type="dxa"/>
              <w:bottom w:w="100" w:type="dxa"/>
              <w:right w:w="100" w:type="dxa"/>
            </w:tcMar>
          </w:tcPr>
          <w:p w14:paraId="00000084" w14:textId="548E7B0C" w:rsidR="00F26E80" w:rsidRPr="00FA760A" w:rsidRDefault="00000000" w:rsidP="00A455DC">
            <w:pPr>
              <w:spacing w:after="120"/>
              <w:jc w:val="both"/>
            </w:pPr>
            <w:sdt>
              <w:sdtPr>
                <w:tag w:val="goog_rdk_92"/>
                <w:id w:val="-1146043368"/>
              </w:sdtPr>
              <w:sdtContent>
                <w:sdt>
                  <w:sdtPr>
                    <w:tag w:val="goog_rdk_76"/>
                    <w:id w:val="939716684"/>
                  </w:sdtPr>
                  <w:sdtContent>
                    <w:r w:rsidR="006E7B2D">
                      <w:t xml:space="preserve">Por otro lado, </w:t>
                    </w:r>
                  </w:sdtContent>
                </w:sdt>
                <w:r w:rsidR="006E7B2D">
                  <w:t>l</w:t>
                </w:r>
                <w:r w:rsidRPr="00FA760A">
                  <w:t xml:space="preserve">uego </w:t>
                </w:r>
                <w:sdt>
                  <w:sdtPr>
                    <w:tag w:val="goog_rdk_77"/>
                    <w:id w:val="-695069749"/>
                  </w:sdtPr>
                  <w:sdtContent>
                    <w:r w:rsidRPr="00FA760A">
                      <w:t xml:space="preserve">de sé </w:t>
                    </w:r>
                  </w:sdtContent>
                </w:sdt>
                <w:r w:rsidRPr="00FA760A">
                  <w:t xml:space="preserve">que recolecta o </w:t>
                </w:r>
                <w:sdt>
                  <w:sdtPr>
                    <w:tag w:val="goog_rdk_79"/>
                    <w:id w:val="775227921"/>
                  </w:sdtPr>
                  <w:sdtContent>
                    <w:r w:rsidRPr="00FA760A">
                      <w:t xml:space="preserve">se </w:t>
                    </w:r>
                  </w:sdtContent>
                </w:sdt>
                <w:r w:rsidRPr="00FA760A">
                  <w:t>extrae</w:t>
                </w:r>
                <w:r w:rsidR="006E7B2D">
                  <w:t>n</w:t>
                </w:r>
                <w:r w:rsidRPr="00FA760A">
                  <w:t xml:space="preserve"> los requisitos,</w:t>
                </w:r>
                <w:r w:rsidR="00B425DB" w:rsidRPr="00FA760A" w:rsidDel="00B425DB">
                  <w:t xml:space="preserve"> </w:t>
                </w:r>
                <w:sdt>
                  <w:sdtPr>
                    <w:tag w:val="goog_rdk_82"/>
                    <w:id w:val="-1610043723"/>
                  </w:sdtPr>
                  <w:sdtContent>
                    <w:r w:rsidRPr="00FA760A">
                      <w:t xml:space="preserve"> se</w:t>
                    </w:r>
                  </w:sdtContent>
                </w:sdt>
                <w:r w:rsidRPr="00FA760A">
                  <w:t xml:space="preserve"> debe</w:t>
                </w:r>
                <w:sdt>
                  <w:sdtPr>
                    <w:tag w:val="goog_rdk_84"/>
                    <w:id w:val="1998072017"/>
                  </w:sdtPr>
                  <w:sdtContent>
                    <w:r w:rsidRPr="00FA760A">
                      <w:t>n</w:t>
                    </w:r>
                  </w:sdtContent>
                </w:sdt>
                <w:r w:rsidRPr="00FA760A">
                  <w:t xml:space="preserve"> clasificar en funcionales y no funcionales, aplicando los estándares que la industria del </w:t>
                </w:r>
                <w:r w:rsidR="00A455DC" w:rsidRPr="00FA760A">
                  <w:rPr>
                    <w:i/>
                    <w:iCs/>
                  </w:rPr>
                  <w:t>software</w:t>
                </w:r>
                <w:r w:rsidRPr="00FA760A">
                  <w:t xml:space="preserve"> tiene para este menester. Se necesita, ahondar en el tema de las metodologías para </w:t>
                </w:r>
                <w:sdt>
                  <w:sdtPr>
                    <w:tag w:val="goog_rdk_86"/>
                    <w:id w:val="-712345810"/>
                  </w:sdtPr>
                  <w:sdtContent>
                    <w:r w:rsidRPr="00FA760A">
                      <w:t>el acopio</w:t>
                    </w:r>
                  </w:sdtContent>
                </w:sdt>
                <w:r w:rsidRPr="00FA760A">
                  <w:t xml:space="preserve"> de los mencionados requisitos, </w:t>
                </w:r>
                <w:sdt>
                  <w:sdtPr>
                    <w:tag w:val="goog_rdk_88"/>
                    <w:id w:val="1106315949"/>
                  </w:sdtPr>
                  <w:sdtContent>
                    <w:r w:rsidRPr="00FA760A">
                      <w:t xml:space="preserve">dado que este aspecto brinda un </w:t>
                    </w:r>
                  </w:sdtContent>
                </w:sdt>
                <w:r w:rsidRPr="00FA760A">
                  <w:t>factor diferenciador para que la anhelada</w:t>
                </w:r>
                <w:sdt>
                  <w:sdtPr>
                    <w:tag w:val="goog_rdk_90"/>
                    <w:id w:val="-512838447"/>
                  </w:sdtPr>
                  <w:sdtContent>
                    <w:r w:rsidRPr="00FA760A">
                      <w:t xml:space="preserve"> consecución de información, logre los retos planteados.</w:t>
                    </w:r>
                  </w:sdtContent>
                </w:sdt>
                <w:r w:rsidRPr="00FA760A">
                  <w:t xml:space="preserve"> </w:t>
                </w:r>
              </w:sdtContent>
            </w:sdt>
            <w:sdt>
              <w:sdtPr>
                <w:tag w:val="goog_rdk_93"/>
                <w:id w:val="1048874636"/>
                <w:showingPlcHdr/>
              </w:sdtPr>
              <w:sdtContent>
                <w:r w:rsidR="006E7B2D">
                  <w:t xml:space="preserve">     </w:t>
                </w:r>
              </w:sdtContent>
            </w:sdt>
          </w:p>
        </w:tc>
        <w:tc>
          <w:tcPr>
            <w:tcW w:w="4020" w:type="dxa"/>
            <w:shd w:val="clear" w:color="auto" w:fill="auto"/>
            <w:tcMar>
              <w:top w:w="100" w:type="dxa"/>
              <w:left w:w="100" w:type="dxa"/>
              <w:bottom w:w="100" w:type="dxa"/>
              <w:right w:w="100" w:type="dxa"/>
            </w:tcMar>
          </w:tcPr>
          <w:p w14:paraId="00000085" w14:textId="77777777" w:rsidR="00F26E80" w:rsidRPr="00FA760A" w:rsidRDefault="00000000" w:rsidP="00A455DC">
            <w:pPr>
              <w:widowControl w:val="0"/>
            </w:pPr>
            <w:r w:rsidRPr="00FA760A">
              <w:t>Requisitos</w:t>
            </w:r>
          </w:p>
          <w:p w14:paraId="00000086" w14:textId="77777777" w:rsidR="00F26E80" w:rsidRPr="00FA760A" w:rsidRDefault="00000000" w:rsidP="00A455DC">
            <w:pPr>
              <w:widowControl w:val="0"/>
            </w:pPr>
            <w:r w:rsidRPr="00FA760A">
              <w:t>Funcionales</w:t>
            </w:r>
          </w:p>
          <w:p w14:paraId="00000087" w14:textId="77777777" w:rsidR="00F26E80" w:rsidRPr="00FA760A" w:rsidRDefault="00000000" w:rsidP="00A455DC">
            <w:pPr>
              <w:widowControl w:val="0"/>
            </w:pPr>
            <w:r w:rsidRPr="00FA760A">
              <w:t>No funcionales</w:t>
            </w:r>
          </w:p>
          <w:p w14:paraId="00000088" w14:textId="77777777" w:rsidR="00F26E80" w:rsidRPr="00FA760A" w:rsidRDefault="00000000" w:rsidP="00A455DC">
            <w:pPr>
              <w:widowControl w:val="0"/>
            </w:pPr>
            <w:r w:rsidRPr="00FA760A">
              <w:t>Estándares</w:t>
            </w:r>
          </w:p>
          <w:p w14:paraId="00000089" w14:textId="77777777" w:rsidR="00F26E80" w:rsidRPr="00FA760A" w:rsidRDefault="00000000" w:rsidP="00A455DC">
            <w:pPr>
              <w:widowControl w:val="0"/>
            </w:pPr>
            <w:r w:rsidRPr="00FA760A">
              <w:t>Metodologías</w:t>
            </w:r>
          </w:p>
        </w:tc>
      </w:tr>
      <w:tr w:rsidR="00F26E80" w:rsidRPr="00FA760A" w14:paraId="5E32D770" w14:textId="77777777">
        <w:tc>
          <w:tcPr>
            <w:tcW w:w="1365" w:type="dxa"/>
            <w:shd w:val="clear" w:color="auto" w:fill="auto"/>
            <w:tcMar>
              <w:top w:w="100" w:type="dxa"/>
              <w:left w:w="100" w:type="dxa"/>
              <w:bottom w:w="100" w:type="dxa"/>
              <w:right w:w="100" w:type="dxa"/>
            </w:tcMar>
          </w:tcPr>
          <w:p w14:paraId="0000008A" w14:textId="77777777" w:rsidR="00F26E80" w:rsidRPr="00FA760A" w:rsidRDefault="00000000" w:rsidP="00A455DC">
            <w:pPr>
              <w:widowControl w:val="0"/>
              <w:rPr>
                <w:b/>
              </w:rPr>
            </w:pPr>
            <w:r w:rsidRPr="00FA760A">
              <w:rPr>
                <w:b/>
              </w:rPr>
              <w:t>4</w:t>
            </w:r>
          </w:p>
        </w:tc>
        <w:tc>
          <w:tcPr>
            <w:tcW w:w="3705" w:type="dxa"/>
            <w:shd w:val="clear" w:color="auto" w:fill="auto"/>
            <w:tcMar>
              <w:top w:w="100" w:type="dxa"/>
              <w:left w:w="100" w:type="dxa"/>
              <w:bottom w:w="100" w:type="dxa"/>
              <w:right w:w="100" w:type="dxa"/>
            </w:tcMar>
          </w:tcPr>
          <w:p w14:paraId="0000008B" w14:textId="77777777" w:rsidR="00F26E80" w:rsidRPr="00FA760A" w:rsidRDefault="00000000" w:rsidP="00A455DC">
            <w:pPr>
              <w:widowControl w:val="0"/>
            </w:pPr>
            <w:r w:rsidRPr="00FA760A">
              <w:t>A medida que se hable aparecen imágenes que refuercen la idea transmitida.</w:t>
            </w:r>
          </w:p>
          <w:p w14:paraId="0000008C" w14:textId="77777777" w:rsidR="00F26E80" w:rsidRPr="00FA760A" w:rsidRDefault="00000000" w:rsidP="00A455DC">
            <w:pPr>
              <w:widowControl w:val="0"/>
            </w:pPr>
            <w:r w:rsidRPr="00FA760A">
              <w:rPr>
                <w:noProof/>
              </w:rPr>
              <w:drawing>
                <wp:inline distT="0" distB="0" distL="0" distR="0" wp14:anchorId="12D22A15" wp14:editId="23A52E4A">
                  <wp:extent cx="2225675" cy="1533525"/>
                  <wp:effectExtent l="0" t="0" r="0" b="0"/>
                  <wp:docPr id="483" name="image65.jpg" descr="Requerimientos funcionales: Los niveles de granularidad - La Oficina de  Proyectos de Informática"/>
                  <wp:cNvGraphicFramePr/>
                  <a:graphic xmlns:a="http://schemas.openxmlformats.org/drawingml/2006/main">
                    <a:graphicData uri="http://schemas.openxmlformats.org/drawingml/2006/picture">
                      <pic:pic xmlns:pic="http://schemas.openxmlformats.org/drawingml/2006/picture">
                        <pic:nvPicPr>
                          <pic:cNvPr id="0" name="image65.jpg" descr="Requerimientos funcionales: Los niveles de granularidad - La Oficina de  Proyectos de Informática"/>
                          <pic:cNvPicPr preferRelativeResize="0"/>
                        </pic:nvPicPr>
                        <pic:blipFill>
                          <a:blip r:embed="rId30"/>
                          <a:srcRect t="16690" b="14408"/>
                          <a:stretch>
                            <a:fillRect/>
                          </a:stretch>
                        </pic:blipFill>
                        <pic:spPr>
                          <a:xfrm>
                            <a:off x="0" y="0"/>
                            <a:ext cx="2225675" cy="1533525"/>
                          </a:xfrm>
                          <a:prstGeom prst="rect">
                            <a:avLst/>
                          </a:prstGeom>
                          <a:ln/>
                        </pic:spPr>
                      </pic:pic>
                    </a:graphicData>
                  </a:graphic>
                </wp:inline>
              </w:drawing>
            </w:r>
          </w:p>
          <w:p w14:paraId="0000008D" w14:textId="77777777" w:rsidR="00F26E80" w:rsidRPr="00FA760A" w:rsidRDefault="00000000" w:rsidP="00A455DC">
            <w:pPr>
              <w:widowControl w:val="0"/>
            </w:pPr>
            <w:r w:rsidRPr="00FA760A">
              <w:t>Imagen de referencia (o similar)</w:t>
            </w:r>
          </w:p>
          <w:p w14:paraId="0000008E" w14:textId="77777777" w:rsidR="00F26E80" w:rsidRPr="00FA760A" w:rsidRDefault="00000000" w:rsidP="00A455DC">
            <w:pPr>
              <w:widowControl w:val="0"/>
            </w:pPr>
            <w:hyperlink r:id="rId31">
              <w:r w:rsidRPr="00FA760A">
                <w:rPr>
                  <w:color w:val="0000FF"/>
                  <w:u w:val="single"/>
                </w:rPr>
                <w:t>https://acortar.link/C2FRxn</w:t>
              </w:r>
            </w:hyperlink>
            <w:r w:rsidRPr="00FA760A">
              <w:t xml:space="preserve">  </w:t>
            </w:r>
          </w:p>
          <w:p w14:paraId="0000008F" w14:textId="77777777" w:rsidR="00F26E80" w:rsidRPr="00FA760A" w:rsidRDefault="00000000" w:rsidP="00A455DC">
            <w:pPr>
              <w:widowControl w:val="0"/>
            </w:pPr>
            <w:r w:rsidRPr="00FA760A">
              <w:t>228130_i10</w:t>
            </w:r>
          </w:p>
          <w:p w14:paraId="00000090" w14:textId="77777777" w:rsidR="00F26E80" w:rsidRPr="00FA760A" w:rsidRDefault="00000000" w:rsidP="00A455DC">
            <w:pPr>
              <w:widowControl w:val="0"/>
            </w:pPr>
            <w:r w:rsidRPr="00FA760A">
              <w:rPr>
                <w:noProof/>
              </w:rPr>
              <w:drawing>
                <wp:inline distT="0" distB="0" distL="0" distR="0" wp14:anchorId="12ED8B60" wp14:editId="3E08A815">
                  <wp:extent cx="2225675" cy="973455"/>
                  <wp:effectExtent l="0" t="0" r="0" b="0"/>
                  <wp:docPr id="481" name="image61.jpg" descr="7 Ejemplos de requerimientos no funcionales"/>
                  <wp:cNvGraphicFramePr/>
                  <a:graphic xmlns:a="http://schemas.openxmlformats.org/drawingml/2006/main">
                    <a:graphicData uri="http://schemas.openxmlformats.org/drawingml/2006/picture">
                      <pic:pic xmlns:pic="http://schemas.openxmlformats.org/drawingml/2006/picture">
                        <pic:nvPicPr>
                          <pic:cNvPr id="0" name="image61.jpg" descr="7 Ejemplos de requerimientos no funcionales"/>
                          <pic:cNvPicPr preferRelativeResize="0"/>
                        </pic:nvPicPr>
                        <pic:blipFill>
                          <a:blip r:embed="rId32"/>
                          <a:srcRect/>
                          <a:stretch>
                            <a:fillRect/>
                          </a:stretch>
                        </pic:blipFill>
                        <pic:spPr>
                          <a:xfrm>
                            <a:off x="0" y="0"/>
                            <a:ext cx="2225675" cy="973455"/>
                          </a:xfrm>
                          <a:prstGeom prst="rect">
                            <a:avLst/>
                          </a:prstGeom>
                          <a:ln/>
                        </pic:spPr>
                      </pic:pic>
                    </a:graphicData>
                  </a:graphic>
                </wp:inline>
              </w:drawing>
            </w:r>
          </w:p>
          <w:p w14:paraId="00000091" w14:textId="77777777" w:rsidR="00F26E80" w:rsidRPr="00FA760A" w:rsidRDefault="00000000" w:rsidP="00A455DC">
            <w:pPr>
              <w:widowControl w:val="0"/>
            </w:pPr>
            <w:r w:rsidRPr="00FA760A">
              <w:t>Imagen de referencia (o similar)</w:t>
            </w:r>
          </w:p>
          <w:p w14:paraId="00000092" w14:textId="77777777" w:rsidR="00F26E80" w:rsidRPr="00FA760A" w:rsidRDefault="00000000" w:rsidP="00A455DC">
            <w:pPr>
              <w:widowControl w:val="0"/>
            </w:pPr>
            <w:hyperlink r:id="rId33">
              <w:r w:rsidRPr="00FA760A">
                <w:rPr>
                  <w:color w:val="0000FF"/>
                  <w:u w:val="single"/>
                </w:rPr>
                <w:t>https://acortar.link/m8cHpy</w:t>
              </w:r>
            </w:hyperlink>
          </w:p>
          <w:p w14:paraId="00000093" w14:textId="77777777" w:rsidR="00F26E80" w:rsidRPr="00FA760A" w:rsidRDefault="00000000" w:rsidP="00A455DC">
            <w:pPr>
              <w:widowControl w:val="0"/>
            </w:pPr>
            <w:r w:rsidRPr="00FA760A">
              <w:t>228130_i11</w:t>
            </w:r>
          </w:p>
          <w:p w14:paraId="00000094" w14:textId="77777777" w:rsidR="00F26E80" w:rsidRPr="00FA760A" w:rsidRDefault="00F26E80" w:rsidP="00A455DC">
            <w:pPr>
              <w:widowControl w:val="0"/>
            </w:pPr>
          </w:p>
          <w:p w14:paraId="00000095" w14:textId="77777777" w:rsidR="00F26E80" w:rsidRPr="00FA760A" w:rsidRDefault="00000000" w:rsidP="00A455DC">
            <w:pPr>
              <w:widowControl w:val="0"/>
            </w:pPr>
            <w:r w:rsidRPr="00FA760A">
              <w:rPr>
                <w:noProof/>
              </w:rPr>
              <w:lastRenderedPageBreak/>
              <w:drawing>
                <wp:inline distT="0" distB="0" distL="0" distR="0" wp14:anchorId="6D250F09" wp14:editId="41BEAB34">
                  <wp:extent cx="2225675" cy="930275"/>
                  <wp:effectExtent l="0" t="0" r="0" b="0"/>
                  <wp:docPr id="482" name="image63.jpg" descr="Requerimientos Funcionales y No Funcionales – Porqueria"/>
                  <wp:cNvGraphicFramePr/>
                  <a:graphic xmlns:a="http://schemas.openxmlformats.org/drawingml/2006/main">
                    <a:graphicData uri="http://schemas.openxmlformats.org/drawingml/2006/picture">
                      <pic:pic xmlns:pic="http://schemas.openxmlformats.org/drawingml/2006/picture">
                        <pic:nvPicPr>
                          <pic:cNvPr id="0" name="image63.jpg" descr="Requerimientos Funcionales y No Funcionales – Porqueria"/>
                          <pic:cNvPicPr preferRelativeResize="0"/>
                        </pic:nvPicPr>
                        <pic:blipFill>
                          <a:blip r:embed="rId34"/>
                          <a:srcRect/>
                          <a:stretch>
                            <a:fillRect/>
                          </a:stretch>
                        </pic:blipFill>
                        <pic:spPr>
                          <a:xfrm>
                            <a:off x="0" y="0"/>
                            <a:ext cx="2225675" cy="930275"/>
                          </a:xfrm>
                          <a:prstGeom prst="rect">
                            <a:avLst/>
                          </a:prstGeom>
                          <a:ln/>
                        </pic:spPr>
                      </pic:pic>
                    </a:graphicData>
                  </a:graphic>
                </wp:inline>
              </w:drawing>
            </w:r>
          </w:p>
          <w:p w14:paraId="00000096" w14:textId="77777777" w:rsidR="00F26E80" w:rsidRPr="00FA760A" w:rsidRDefault="00000000" w:rsidP="00A455DC">
            <w:pPr>
              <w:widowControl w:val="0"/>
            </w:pPr>
            <w:r w:rsidRPr="00FA760A">
              <w:t>Imagen de referencia (o similar)</w:t>
            </w:r>
          </w:p>
          <w:p w14:paraId="00000097" w14:textId="77777777" w:rsidR="00F26E80" w:rsidRPr="00FA760A" w:rsidRDefault="00000000" w:rsidP="00A455DC">
            <w:pPr>
              <w:widowControl w:val="0"/>
              <w:rPr>
                <w:lang w:val="en-US"/>
              </w:rPr>
            </w:pPr>
            <w:hyperlink r:id="rId35">
              <w:r w:rsidRPr="00FA760A">
                <w:rPr>
                  <w:color w:val="0000FF"/>
                  <w:u w:val="single"/>
                  <w:lang w:val="en-US"/>
                </w:rPr>
                <w:t>https://acortar.link/1FBjfU</w:t>
              </w:r>
            </w:hyperlink>
            <w:r w:rsidRPr="00FA760A">
              <w:rPr>
                <w:lang w:val="en-US"/>
              </w:rPr>
              <w:t xml:space="preserve"> </w:t>
            </w:r>
          </w:p>
          <w:p w14:paraId="00000098" w14:textId="77777777" w:rsidR="00F26E80" w:rsidRPr="00FA760A" w:rsidRDefault="00000000" w:rsidP="00A455DC">
            <w:pPr>
              <w:widowControl w:val="0"/>
              <w:rPr>
                <w:lang w:val="en-US"/>
              </w:rPr>
            </w:pPr>
            <w:r w:rsidRPr="00FA760A">
              <w:rPr>
                <w:lang w:val="en-US"/>
              </w:rPr>
              <w:t>228130_i12</w:t>
            </w:r>
          </w:p>
        </w:tc>
        <w:tc>
          <w:tcPr>
            <w:tcW w:w="1815" w:type="dxa"/>
            <w:shd w:val="clear" w:color="auto" w:fill="auto"/>
            <w:tcMar>
              <w:top w:w="100" w:type="dxa"/>
              <w:left w:w="100" w:type="dxa"/>
              <w:bottom w:w="100" w:type="dxa"/>
              <w:right w:w="100" w:type="dxa"/>
            </w:tcMar>
          </w:tcPr>
          <w:p w14:paraId="00000099" w14:textId="77777777" w:rsidR="00F26E80" w:rsidRPr="00FA760A" w:rsidRDefault="00000000" w:rsidP="00A455DC">
            <w:pPr>
              <w:widowControl w:val="0"/>
              <w:jc w:val="center"/>
              <w:rPr>
                <w:color w:val="999999"/>
              </w:rPr>
            </w:pPr>
            <w:r w:rsidRPr="00FA760A">
              <w:lastRenderedPageBreak/>
              <w:t>N/A</w:t>
            </w:r>
          </w:p>
        </w:tc>
        <w:tc>
          <w:tcPr>
            <w:tcW w:w="4680" w:type="dxa"/>
            <w:shd w:val="clear" w:color="auto" w:fill="auto"/>
            <w:tcMar>
              <w:top w:w="100" w:type="dxa"/>
              <w:left w:w="100" w:type="dxa"/>
              <w:bottom w:w="100" w:type="dxa"/>
              <w:right w:w="100" w:type="dxa"/>
            </w:tcMar>
          </w:tcPr>
          <w:p w14:paraId="0000009A" w14:textId="00854845" w:rsidR="00F26E80" w:rsidRPr="00FA760A" w:rsidRDefault="00000000" w:rsidP="00A455DC">
            <w:pPr>
              <w:widowControl w:val="0"/>
              <w:jc w:val="both"/>
              <w:rPr>
                <w:color w:val="999999"/>
              </w:rPr>
            </w:pPr>
            <w:r w:rsidRPr="00FA760A">
              <w:t xml:space="preserve">Por supuesto, sin perder de vista la importancia de los requerimientos funcionales, que una vez identificados, aclaran el panorama en torno a las funcionalidades más importantes del </w:t>
            </w:r>
            <w:r w:rsidR="00A455DC" w:rsidRPr="00FA760A">
              <w:rPr>
                <w:i/>
                <w:iCs/>
              </w:rPr>
              <w:t>software</w:t>
            </w:r>
            <w:r w:rsidRPr="00FA760A">
              <w:t xml:space="preserve"> que </w:t>
            </w:r>
            <w:sdt>
              <w:sdtPr>
                <w:tag w:val="goog_rdk_95"/>
                <w:id w:val="2119259569"/>
              </w:sdtPr>
              <w:sdtContent>
                <w:r w:rsidRPr="00FA760A">
                  <w:t xml:space="preserve">se </w:t>
                </w:r>
              </w:sdtContent>
            </w:sdt>
            <w:r w:rsidRPr="00FA760A">
              <w:t>planea</w:t>
            </w:r>
            <w:sdt>
              <w:sdtPr>
                <w:tag w:val="goog_rdk_96"/>
                <w:id w:val="-1354949105"/>
                <w:showingPlcHdr/>
              </w:sdtPr>
              <w:sdtContent>
                <w:r w:rsidR="00A455DC" w:rsidRPr="00FA760A">
                  <w:t xml:space="preserve">     </w:t>
                </w:r>
              </w:sdtContent>
            </w:sdt>
            <w:r w:rsidRPr="00FA760A">
              <w:t xml:space="preserve"> construir; no</w:t>
            </w:r>
            <w:sdt>
              <w:sdtPr>
                <w:tag w:val="goog_rdk_97"/>
                <w:id w:val="2105985383"/>
              </w:sdtPr>
              <w:sdtContent>
                <w:r w:rsidRPr="00FA760A">
                  <w:t xml:space="preserve"> se puede obviar </w:t>
                </w:r>
              </w:sdtContent>
            </w:sdt>
            <w:r w:rsidRPr="00FA760A">
              <w:t xml:space="preserve">los no funcionales, que, si bien es cierto, se pueden tomar como secundarios, no tenerlos en cuenta es un error; es decir, los requerimientos </w:t>
            </w:r>
            <w:sdt>
              <w:sdtPr>
                <w:tag w:val="goog_rdk_99"/>
                <w:id w:val="885763829"/>
              </w:sdtPr>
              <w:sdtContent>
                <w:r w:rsidRPr="00FA760A">
                  <w:t>se deben</w:t>
                </w:r>
              </w:sdtContent>
            </w:sdt>
            <w:r w:rsidRPr="00FA760A">
              <w:t xml:space="preserve"> tratar como un todo, que se necesita satisfacer a cabalidad y por completo.</w:t>
            </w:r>
          </w:p>
        </w:tc>
        <w:tc>
          <w:tcPr>
            <w:tcW w:w="4020" w:type="dxa"/>
            <w:shd w:val="clear" w:color="auto" w:fill="auto"/>
            <w:tcMar>
              <w:top w:w="100" w:type="dxa"/>
              <w:left w:w="100" w:type="dxa"/>
              <w:bottom w:w="100" w:type="dxa"/>
              <w:right w:w="100" w:type="dxa"/>
            </w:tcMar>
          </w:tcPr>
          <w:p w14:paraId="0000009B" w14:textId="77777777" w:rsidR="00F26E80" w:rsidRPr="00FA760A" w:rsidRDefault="00000000" w:rsidP="00A455DC">
            <w:pPr>
              <w:widowControl w:val="0"/>
            </w:pPr>
            <w:r w:rsidRPr="00FA760A">
              <w:t>Identificados</w:t>
            </w:r>
          </w:p>
          <w:p w14:paraId="0000009C" w14:textId="77777777" w:rsidR="00F26E80" w:rsidRPr="00FA760A" w:rsidRDefault="00000000" w:rsidP="00A455DC">
            <w:pPr>
              <w:widowControl w:val="0"/>
            </w:pPr>
            <w:r w:rsidRPr="00FA760A">
              <w:t>Panorama</w:t>
            </w:r>
          </w:p>
          <w:p w14:paraId="0000009D" w14:textId="77777777" w:rsidR="00F26E80" w:rsidRPr="00FA760A" w:rsidRDefault="00000000" w:rsidP="00A455DC">
            <w:pPr>
              <w:widowControl w:val="0"/>
            </w:pPr>
            <w:r w:rsidRPr="00FA760A">
              <w:t>Secundarios</w:t>
            </w:r>
          </w:p>
          <w:p w14:paraId="0000009E" w14:textId="77777777" w:rsidR="00F26E80" w:rsidRPr="00FA760A" w:rsidRDefault="00000000" w:rsidP="00A455DC">
            <w:pPr>
              <w:widowControl w:val="0"/>
            </w:pPr>
            <w:r w:rsidRPr="00FA760A">
              <w:t>Error</w:t>
            </w:r>
          </w:p>
          <w:p w14:paraId="0000009F" w14:textId="77777777" w:rsidR="00F26E80" w:rsidRPr="00FA760A" w:rsidRDefault="00000000" w:rsidP="00A455DC">
            <w:pPr>
              <w:widowControl w:val="0"/>
            </w:pPr>
            <w:r w:rsidRPr="00FA760A">
              <w:t>Todo</w:t>
            </w:r>
          </w:p>
          <w:p w14:paraId="000000A0" w14:textId="77777777" w:rsidR="00F26E80" w:rsidRPr="00FA760A" w:rsidRDefault="00F26E80" w:rsidP="00A455DC">
            <w:pPr>
              <w:widowControl w:val="0"/>
            </w:pPr>
          </w:p>
        </w:tc>
      </w:tr>
      <w:tr w:rsidR="00F26E80" w:rsidRPr="00FA760A" w14:paraId="3BB97730" w14:textId="77777777">
        <w:tc>
          <w:tcPr>
            <w:tcW w:w="1365" w:type="dxa"/>
            <w:shd w:val="clear" w:color="auto" w:fill="auto"/>
            <w:tcMar>
              <w:top w:w="100" w:type="dxa"/>
              <w:left w:w="100" w:type="dxa"/>
              <w:bottom w:w="100" w:type="dxa"/>
              <w:right w:w="100" w:type="dxa"/>
            </w:tcMar>
          </w:tcPr>
          <w:p w14:paraId="000000A1" w14:textId="77777777" w:rsidR="00F26E80" w:rsidRPr="00FA760A" w:rsidRDefault="00000000" w:rsidP="00A455DC">
            <w:pPr>
              <w:widowControl w:val="0"/>
              <w:rPr>
                <w:b/>
              </w:rPr>
            </w:pPr>
            <w:r w:rsidRPr="00FA760A">
              <w:rPr>
                <w:b/>
              </w:rPr>
              <w:t>5</w:t>
            </w:r>
          </w:p>
        </w:tc>
        <w:tc>
          <w:tcPr>
            <w:tcW w:w="3705" w:type="dxa"/>
            <w:shd w:val="clear" w:color="auto" w:fill="auto"/>
            <w:tcMar>
              <w:top w:w="100" w:type="dxa"/>
              <w:left w:w="100" w:type="dxa"/>
              <w:bottom w:w="100" w:type="dxa"/>
              <w:right w:w="100" w:type="dxa"/>
            </w:tcMar>
          </w:tcPr>
          <w:p w14:paraId="000000A2" w14:textId="77777777" w:rsidR="00F26E80" w:rsidRPr="00FA760A" w:rsidRDefault="00000000" w:rsidP="00A455DC">
            <w:pPr>
              <w:widowControl w:val="0"/>
            </w:pPr>
            <w:r w:rsidRPr="00FA760A">
              <w:t>A medida que se hable aparecen imágenes que refuercen la idea transmitida.</w:t>
            </w:r>
          </w:p>
          <w:p w14:paraId="000000A3" w14:textId="77777777" w:rsidR="00F26E80" w:rsidRPr="00FA760A" w:rsidRDefault="00000000" w:rsidP="00A455DC">
            <w:pPr>
              <w:widowControl w:val="0"/>
            </w:pPr>
            <w:r w:rsidRPr="00FA760A">
              <w:rPr>
                <w:noProof/>
              </w:rPr>
              <w:drawing>
                <wp:inline distT="0" distB="0" distL="0" distR="0" wp14:anchorId="4ABAC920" wp14:editId="7AC2A54A">
                  <wp:extent cx="1552475" cy="2254078"/>
                  <wp:effectExtent l="0" t="0" r="0" b="0"/>
                  <wp:docPr id="484" name="image68.jpg" descr="a business woman presses an index finger on the virtual button, vector illustration"/>
                  <wp:cNvGraphicFramePr/>
                  <a:graphic xmlns:a="http://schemas.openxmlformats.org/drawingml/2006/main">
                    <a:graphicData uri="http://schemas.openxmlformats.org/drawingml/2006/picture">
                      <pic:pic xmlns:pic="http://schemas.openxmlformats.org/drawingml/2006/picture">
                        <pic:nvPicPr>
                          <pic:cNvPr id="0" name="image68.jpg" descr="a business woman presses an index finger on the virtual button, vector illustration"/>
                          <pic:cNvPicPr preferRelativeResize="0"/>
                        </pic:nvPicPr>
                        <pic:blipFill>
                          <a:blip r:embed="rId36"/>
                          <a:srcRect/>
                          <a:stretch>
                            <a:fillRect/>
                          </a:stretch>
                        </pic:blipFill>
                        <pic:spPr>
                          <a:xfrm>
                            <a:off x="0" y="0"/>
                            <a:ext cx="1552475" cy="2254078"/>
                          </a:xfrm>
                          <a:prstGeom prst="rect">
                            <a:avLst/>
                          </a:prstGeom>
                          <a:ln/>
                        </pic:spPr>
                      </pic:pic>
                    </a:graphicData>
                  </a:graphic>
                </wp:inline>
              </w:drawing>
            </w:r>
          </w:p>
          <w:p w14:paraId="000000A4" w14:textId="77777777" w:rsidR="00F26E80" w:rsidRPr="00FA760A" w:rsidRDefault="00000000" w:rsidP="00A455DC">
            <w:pPr>
              <w:widowControl w:val="0"/>
            </w:pPr>
            <w:r w:rsidRPr="00FA760A">
              <w:t>Imagen de referencia (o similar)</w:t>
            </w:r>
          </w:p>
          <w:p w14:paraId="000000A5" w14:textId="77777777" w:rsidR="00F26E80" w:rsidRPr="00FA760A" w:rsidRDefault="00000000" w:rsidP="00A455DC">
            <w:pPr>
              <w:widowControl w:val="0"/>
            </w:pPr>
            <w:hyperlink r:id="rId37">
              <w:r w:rsidRPr="00FA760A">
                <w:rPr>
                  <w:color w:val="0000FF"/>
                  <w:u w:val="single"/>
                </w:rPr>
                <w:t>https://acortar.link/Weo7Fi</w:t>
              </w:r>
            </w:hyperlink>
            <w:r w:rsidRPr="00FA760A">
              <w:t xml:space="preserve">    228130_i13</w:t>
            </w:r>
          </w:p>
          <w:p w14:paraId="000000A6" w14:textId="77777777" w:rsidR="00F26E80" w:rsidRPr="00FA760A" w:rsidRDefault="00000000" w:rsidP="00A455DC">
            <w:pPr>
              <w:widowControl w:val="0"/>
            </w:pPr>
            <w:r w:rsidRPr="00FA760A">
              <w:rPr>
                <w:noProof/>
              </w:rPr>
              <w:lastRenderedPageBreak/>
              <w:drawing>
                <wp:inline distT="0" distB="0" distL="0" distR="0" wp14:anchorId="184C11D4" wp14:editId="3954B4ED">
                  <wp:extent cx="2225675" cy="1558290"/>
                  <wp:effectExtent l="0" t="0" r="0" b="0"/>
                  <wp:docPr id="485" name="image66.jpg" descr="Una empresaria sonriente señala notas pegajosas con tareas de planificación de números. Las mujeres felices priorizan hacer lista, compartir horario de trabajo. Concepto de gestión del tiempo. Ilustración vectorial. "/>
                  <wp:cNvGraphicFramePr/>
                  <a:graphic xmlns:a="http://schemas.openxmlformats.org/drawingml/2006/main">
                    <a:graphicData uri="http://schemas.openxmlformats.org/drawingml/2006/picture">
                      <pic:pic xmlns:pic="http://schemas.openxmlformats.org/drawingml/2006/picture">
                        <pic:nvPicPr>
                          <pic:cNvPr id="0" name="image66.jpg" descr="Una empresaria sonriente señala notas pegajosas con tareas de planificación de números. Las mujeres felices priorizan hacer lista, compartir horario de trabajo. Concepto de gestión del tiempo. Ilustración vectorial. "/>
                          <pic:cNvPicPr preferRelativeResize="0"/>
                        </pic:nvPicPr>
                        <pic:blipFill>
                          <a:blip r:embed="rId38"/>
                          <a:srcRect/>
                          <a:stretch>
                            <a:fillRect/>
                          </a:stretch>
                        </pic:blipFill>
                        <pic:spPr>
                          <a:xfrm>
                            <a:off x="0" y="0"/>
                            <a:ext cx="2225675" cy="1558290"/>
                          </a:xfrm>
                          <a:prstGeom prst="rect">
                            <a:avLst/>
                          </a:prstGeom>
                          <a:ln/>
                        </pic:spPr>
                      </pic:pic>
                    </a:graphicData>
                  </a:graphic>
                </wp:inline>
              </w:drawing>
            </w:r>
          </w:p>
          <w:p w14:paraId="000000A7" w14:textId="77777777" w:rsidR="00F26E80" w:rsidRPr="00FA760A" w:rsidRDefault="00000000" w:rsidP="00A455DC">
            <w:pPr>
              <w:widowControl w:val="0"/>
            </w:pPr>
            <w:r w:rsidRPr="00FA760A">
              <w:t>Imagen de referencia (o similar)</w:t>
            </w:r>
          </w:p>
          <w:p w14:paraId="000000A8" w14:textId="77777777" w:rsidR="00F26E80" w:rsidRPr="00FA760A" w:rsidRDefault="00000000" w:rsidP="00A455DC">
            <w:pPr>
              <w:widowControl w:val="0"/>
            </w:pPr>
            <w:hyperlink r:id="rId39">
              <w:r w:rsidRPr="00FA760A">
                <w:rPr>
                  <w:color w:val="0000FF"/>
                  <w:u w:val="single"/>
                </w:rPr>
                <w:t>https://acortar.link/ZeOES4</w:t>
              </w:r>
            </w:hyperlink>
            <w:r w:rsidRPr="00FA760A">
              <w:t xml:space="preserve">   228130_i14</w:t>
            </w:r>
          </w:p>
          <w:p w14:paraId="000000A9" w14:textId="77777777" w:rsidR="00F26E80" w:rsidRPr="00FA760A" w:rsidRDefault="00000000" w:rsidP="00A455DC">
            <w:pPr>
              <w:widowControl w:val="0"/>
            </w:pPr>
            <w:r w:rsidRPr="00FA760A">
              <w:rPr>
                <w:noProof/>
              </w:rPr>
              <w:drawing>
                <wp:inline distT="0" distB="0" distL="0" distR="0" wp14:anchorId="01ADC9CF" wp14:editId="0323B849">
                  <wp:extent cx="2225675" cy="2299970"/>
                  <wp:effectExtent l="0" t="0" r="0" b="0"/>
                  <wp:docPr id="486" name="image67.jpg" descr="man user smartphone bubble speech social media"/>
                  <wp:cNvGraphicFramePr/>
                  <a:graphic xmlns:a="http://schemas.openxmlformats.org/drawingml/2006/main">
                    <a:graphicData uri="http://schemas.openxmlformats.org/drawingml/2006/picture">
                      <pic:pic xmlns:pic="http://schemas.openxmlformats.org/drawingml/2006/picture">
                        <pic:nvPicPr>
                          <pic:cNvPr id="0" name="image67.jpg" descr="man user smartphone bubble speech social media"/>
                          <pic:cNvPicPr preferRelativeResize="0"/>
                        </pic:nvPicPr>
                        <pic:blipFill>
                          <a:blip r:embed="rId40"/>
                          <a:srcRect/>
                          <a:stretch>
                            <a:fillRect/>
                          </a:stretch>
                        </pic:blipFill>
                        <pic:spPr>
                          <a:xfrm>
                            <a:off x="0" y="0"/>
                            <a:ext cx="2225675" cy="2299970"/>
                          </a:xfrm>
                          <a:prstGeom prst="rect">
                            <a:avLst/>
                          </a:prstGeom>
                          <a:ln/>
                        </pic:spPr>
                      </pic:pic>
                    </a:graphicData>
                  </a:graphic>
                </wp:inline>
              </w:drawing>
            </w:r>
          </w:p>
          <w:p w14:paraId="000000AA" w14:textId="77777777" w:rsidR="00F26E80" w:rsidRPr="00FA760A" w:rsidRDefault="00000000" w:rsidP="00A455DC">
            <w:pPr>
              <w:widowControl w:val="0"/>
            </w:pPr>
            <w:r w:rsidRPr="00FA760A">
              <w:t>Imagen de referencia (o similar)</w:t>
            </w:r>
          </w:p>
          <w:p w14:paraId="000000AB" w14:textId="77777777" w:rsidR="00F26E80" w:rsidRPr="00FA760A" w:rsidRDefault="00000000" w:rsidP="00A455DC">
            <w:pPr>
              <w:widowControl w:val="0"/>
            </w:pPr>
            <w:hyperlink r:id="rId41">
              <w:r w:rsidRPr="00FA760A">
                <w:rPr>
                  <w:color w:val="0000FF"/>
                  <w:u w:val="single"/>
                </w:rPr>
                <w:t>https://acortar.link/kbMQzO</w:t>
              </w:r>
            </w:hyperlink>
          </w:p>
          <w:p w14:paraId="000000AC" w14:textId="77777777" w:rsidR="00F26E80" w:rsidRPr="00FA760A" w:rsidRDefault="00000000" w:rsidP="00A455DC">
            <w:pPr>
              <w:widowControl w:val="0"/>
            </w:pPr>
            <w:r w:rsidRPr="00FA760A">
              <w:t>228130_i15</w:t>
            </w:r>
          </w:p>
        </w:tc>
        <w:tc>
          <w:tcPr>
            <w:tcW w:w="1815" w:type="dxa"/>
            <w:shd w:val="clear" w:color="auto" w:fill="auto"/>
            <w:tcMar>
              <w:top w:w="100" w:type="dxa"/>
              <w:left w:w="100" w:type="dxa"/>
              <w:bottom w:w="100" w:type="dxa"/>
              <w:right w:w="100" w:type="dxa"/>
            </w:tcMar>
          </w:tcPr>
          <w:p w14:paraId="000000AD" w14:textId="77777777" w:rsidR="00F26E80" w:rsidRPr="00FA760A" w:rsidRDefault="00000000" w:rsidP="00A455DC">
            <w:pPr>
              <w:widowControl w:val="0"/>
              <w:jc w:val="center"/>
              <w:rPr>
                <w:color w:val="999999"/>
              </w:rPr>
            </w:pPr>
            <w:r w:rsidRPr="00FA760A">
              <w:lastRenderedPageBreak/>
              <w:t>N/A</w:t>
            </w:r>
          </w:p>
        </w:tc>
        <w:tc>
          <w:tcPr>
            <w:tcW w:w="4680" w:type="dxa"/>
            <w:shd w:val="clear" w:color="auto" w:fill="auto"/>
            <w:tcMar>
              <w:top w:w="100" w:type="dxa"/>
              <w:left w:w="100" w:type="dxa"/>
              <w:bottom w:w="100" w:type="dxa"/>
              <w:right w:w="100" w:type="dxa"/>
            </w:tcMar>
          </w:tcPr>
          <w:p w14:paraId="000000AE" w14:textId="6C35E73E" w:rsidR="00F26E80" w:rsidRPr="00FA760A" w:rsidRDefault="00000000" w:rsidP="00A455DC">
            <w:pPr>
              <w:spacing w:after="120"/>
              <w:jc w:val="both"/>
              <w:rPr>
                <w:color w:val="999999"/>
              </w:rPr>
            </w:pPr>
            <w:r w:rsidRPr="00FA760A">
              <w:t xml:space="preserve">Ahora bien, otro detalle no menor, corre por cuenta de la priorización de los mencionados requerimientos, se debe tener claro el orden o, dicho de una forma más coloquial, el lugar o puesto de cada uno de </w:t>
            </w:r>
            <w:sdt>
              <w:sdtPr>
                <w:tag w:val="goog_rdk_101"/>
                <w:id w:val="-1090616140"/>
              </w:sdtPr>
              <w:sdtContent>
                <w:r w:rsidRPr="00FA760A">
                  <w:t xml:space="preserve">los </w:t>
                </w:r>
              </w:sdtContent>
            </w:sdt>
            <w:r w:rsidRPr="00FA760A">
              <w:t xml:space="preserve">requisitos </w:t>
            </w:r>
            <w:sdt>
              <w:sdtPr>
                <w:tag w:val="goog_rdk_103"/>
                <w:id w:val="471563351"/>
              </w:sdtPr>
              <w:sdtContent>
                <w:r w:rsidRPr="00FA760A">
                  <w:t xml:space="preserve"> que </w:t>
                </w:r>
              </w:sdtContent>
            </w:sdt>
            <w:r w:rsidRPr="00FA760A">
              <w:t>ocupa en la “cola” para su construcción. En este mismo sentido, ese puesto o lugar, se debe definir aplicando las técnicas existentes, desde las más sencillas, como, por ejemplo, una simple votación entre usuarios, bajo la supervisión y asesoría de los desarrolladores, hasta las más avanzadas y modernas.</w:t>
            </w:r>
          </w:p>
        </w:tc>
        <w:tc>
          <w:tcPr>
            <w:tcW w:w="4020" w:type="dxa"/>
            <w:shd w:val="clear" w:color="auto" w:fill="auto"/>
            <w:tcMar>
              <w:top w:w="100" w:type="dxa"/>
              <w:left w:w="100" w:type="dxa"/>
              <w:bottom w:w="100" w:type="dxa"/>
              <w:right w:w="100" w:type="dxa"/>
            </w:tcMar>
          </w:tcPr>
          <w:p w14:paraId="000000AF" w14:textId="77777777" w:rsidR="00F26E80" w:rsidRPr="00FA760A" w:rsidRDefault="00000000" w:rsidP="00A455DC">
            <w:pPr>
              <w:widowControl w:val="0"/>
            </w:pPr>
            <w:r w:rsidRPr="00FA760A">
              <w:t>Priorización</w:t>
            </w:r>
          </w:p>
          <w:p w14:paraId="000000B0" w14:textId="77777777" w:rsidR="00F26E80" w:rsidRPr="00FA760A" w:rsidRDefault="00000000" w:rsidP="00A455DC">
            <w:pPr>
              <w:widowControl w:val="0"/>
            </w:pPr>
            <w:r w:rsidRPr="00FA760A">
              <w:t>Construcción</w:t>
            </w:r>
          </w:p>
          <w:p w14:paraId="000000B1" w14:textId="77777777" w:rsidR="00F26E80" w:rsidRPr="00FA760A" w:rsidRDefault="00000000" w:rsidP="00A455DC">
            <w:pPr>
              <w:widowControl w:val="0"/>
            </w:pPr>
            <w:r w:rsidRPr="00FA760A">
              <w:t>Técnicas existentes</w:t>
            </w:r>
          </w:p>
          <w:p w14:paraId="000000B2" w14:textId="77777777" w:rsidR="00F26E80" w:rsidRPr="00FA760A" w:rsidRDefault="00F26E80" w:rsidP="00A455DC">
            <w:pPr>
              <w:widowControl w:val="0"/>
            </w:pPr>
          </w:p>
        </w:tc>
      </w:tr>
      <w:tr w:rsidR="00F26E80" w:rsidRPr="00FA760A" w14:paraId="409C4348" w14:textId="77777777">
        <w:tc>
          <w:tcPr>
            <w:tcW w:w="1365" w:type="dxa"/>
            <w:shd w:val="clear" w:color="auto" w:fill="auto"/>
            <w:tcMar>
              <w:top w:w="100" w:type="dxa"/>
              <w:left w:w="100" w:type="dxa"/>
              <w:bottom w:w="100" w:type="dxa"/>
              <w:right w:w="100" w:type="dxa"/>
            </w:tcMar>
          </w:tcPr>
          <w:p w14:paraId="000000B3" w14:textId="77777777" w:rsidR="00F26E80" w:rsidRPr="00FA760A" w:rsidRDefault="00000000" w:rsidP="00A455DC">
            <w:pPr>
              <w:widowControl w:val="0"/>
              <w:rPr>
                <w:b/>
              </w:rPr>
            </w:pPr>
            <w:r w:rsidRPr="00FA760A">
              <w:rPr>
                <w:b/>
              </w:rPr>
              <w:t>6</w:t>
            </w:r>
          </w:p>
        </w:tc>
        <w:tc>
          <w:tcPr>
            <w:tcW w:w="3705" w:type="dxa"/>
            <w:shd w:val="clear" w:color="auto" w:fill="auto"/>
            <w:tcMar>
              <w:top w:w="100" w:type="dxa"/>
              <w:left w:w="100" w:type="dxa"/>
              <w:bottom w:w="100" w:type="dxa"/>
              <w:right w:w="100" w:type="dxa"/>
            </w:tcMar>
          </w:tcPr>
          <w:p w14:paraId="000000B4" w14:textId="77777777" w:rsidR="00F26E80" w:rsidRPr="00FA760A" w:rsidRDefault="00000000" w:rsidP="00A455DC">
            <w:pPr>
              <w:widowControl w:val="0"/>
            </w:pPr>
            <w:r w:rsidRPr="00FA760A">
              <w:t>A medida que se hable aparecen imágenes que refuercen la idea transmitida.</w:t>
            </w:r>
          </w:p>
          <w:p w14:paraId="000000B5" w14:textId="77777777" w:rsidR="00F26E80" w:rsidRPr="00FA760A" w:rsidRDefault="00000000" w:rsidP="00A455DC">
            <w:pPr>
              <w:widowControl w:val="0"/>
            </w:pPr>
            <w:r w:rsidRPr="00FA760A">
              <w:rPr>
                <w:noProof/>
              </w:rPr>
              <w:lastRenderedPageBreak/>
              <w:drawing>
                <wp:inline distT="0" distB="0" distL="0" distR="0" wp14:anchorId="0C6170D6" wp14:editId="11328194">
                  <wp:extent cx="2225675" cy="1482725"/>
                  <wp:effectExtent l="0" t="0" r="0" b="0"/>
                  <wp:docPr id="487" name="image73.jpg" descr="Ilustración del concepto de método scrum"/>
                  <wp:cNvGraphicFramePr/>
                  <a:graphic xmlns:a="http://schemas.openxmlformats.org/drawingml/2006/main">
                    <a:graphicData uri="http://schemas.openxmlformats.org/drawingml/2006/picture">
                      <pic:pic xmlns:pic="http://schemas.openxmlformats.org/drawingml/2006/picture">
                        <pic:nvPicPr>
                          <pic:cNvPr id="0" name="image73.jpg" descr="Ilustración del concepto de método scrum"/>
                          <pic:cNvPicPr preferRelativeResize="0"/>
                        </pic:nvPicPr>
                        <pic:blipFill>
                          <a:blip r:embed="rId42"/>
                          <a:srcRect/>
                          <a:stretch>
                            <a:fillRect/>
                          </a:stretch>
                        </pic:blipFill>
                        <pic:spPr>
                          <a:xfrm>
                            <a:off x="0" y="0"/>
                            <a:ext cx="2225675" cy="1482725"/>
                          </a:xfrm>
                          <a:prstGeom prst="rect">
                            <a:avLst/>
                          </a:prstGeom>
                          <a:ln/>
                        </pic:spPr>
                      </pic:pic>
                    </a:graphicData>
                  </a:graphic>
                </wp:inline>
              </w:drawing>
            </w:r>
          </w:p>
          <w:p w14:paraId="000000B6" w14:textId="77777777" w:rsidR="00F26E80" w:rsidRPr="00FA760A" w:rsidRDefault="00000000" w:rsidP="00A455DC">
            <w:pPr>
              <w:widowControl w:val="0"/>
            </w:pPr>
            <w:r w:rsidRPr="00FA760A">
              <w:t>Imagen de referencia (o similar)</w:t>
            </w:r>
          </w:p>
          <w:p w14:paraId="000000B7" w14:textId="77777777" w:rsidR="00F26E80" w:rsidRPr="00FA760A" w:rsidRDefault="00000000" w:rsidP="00A455DC">
            <w:pPr>
              <w:widowControl w:val="0"/>
            </w:pPr>
            <w:hyperlink r:id="rId43">
              <w:r w:rsidRPr="00FA760A">
                <w:rPr>
                  <w:color w:val="0000FF"/>
                  <w:u w:val="single"/>
                </w:rPr>
                <w:t>https://acortar.link/xiZbpa</w:t>
              </w:r>
            </w:hyperlink>
            <w:r w:rsidRPr="00FA760A">
              <w:t xml:space="preserve">  </w:t>
            </w:r>
          </w:p>
          <w:p w14:paraId="000000B8" w14:textId="77777777" w:rsidR="00F26E80" w:rsidRPr="00FA760A" w:rsidRDefault="00000000" w:rsidP="00A455DC">
            <w:pPr>
              <w:widowControl w:val="0"/>
            </w:pPr>
            <w:r w:rsidRPr="00FA760A">
              <w:t>228130_i16</w:t>
            </w:r>
          </w:p>
          <w:p w14:paraId="000000B9" w14:textId="77777777" w:rsidR="00F26E80" w:rsidRPr="00FA760A" w:rsidRDefault="00000000" w:rsidP="00A455DC">
            <w:pPr>
              <w:widowControl w:val="0"/>
            </w:pPr>
            <w:r w:rsidRPr="00FA760A">
              <w:rPr>
                <w:noProof/>
              </w:rPr>
              <w:drawing>
                <wp:inline distT="0" distB="0" distL="0" distR="0" wp14:anchorId="59A1D3B0" wp14:editId="3042F52D">
                  <wp:extent cx="2225675" cy="1558290"/>
                  <wp:effectExtent l="0" t="0" r="0" b="0"/>
                  <wp:docPr id="488" name="image69.jpg" descr="Desarrollo ágil de software con desarrollador usando la metodología de marco de placa Kanban en computadora. Herramienta de administración de proyectos más flexible para cambios rápidos, orientados al cliente, trabajo incremental, proceso iterativo."/>
                  <wp:cNvGraphicFramePr/>
                  <a:graphic xmlns:a="http://schemas.openxmlformats.org/drawingml/2006/main">
                    <a:graphicData uri="http://schemas.openxmlformats.org/drawingml/2006/picture">
                      <pic:pic xmlns:pic="http://schemas.openxmlformats.org/drawingml/2006/picture">
                        <pic:nvPicPr>
                          <pic:cNvPr id="0" name="image69.jpg" descr="Desarrollo ágil de software con desarrollador usando la metodología de marco de placa Kanban en computadora. Herramienta de administración de proyectos más flexible para cambios rápidos, orientados al cliente, trabajo incremental, proceso iterativo."/>
                          <pic:cNvPicPr preferRelativeResize="0"/>
                        </pic:nvPicPr>
                        <pic:blipFill>
                          <a:blip r:embed="rId44"/>
                          <a:srcRect/>
                          <a:stretch>
                            <a:fillRect/>
                          </a:stretch>
                        </pic:blipFill>
                        <pic:spPr>
                          <a:xfrm>
                            <a:off x="0" y="0"/>
                            <a:ext cx="2225675" cy="1558290"/>
                          </a:xfrm>
                          <a:prstGeom prst="rect">
                            <a:avLst/>
                          </a:prstGeom>
                          <a:ln/>
                        </pic:spPr>
                      </pic:pic>
                    </a:graphicData>
                  </a:graphic>
                </wp:inline>
              </w:drawing>
            </w:r>
          </w:p>
          <w:p w14:paraId="000000BA" w14:textId="77777777" w:rsidR="00F26E80" w:rsidRPr="00FA760A" w:rsidRDefault="00000000" w:rsidP="00A455DC">
            <w:pPr>
              <w:widowControl w:val="0"/>
            </w:pPr>
            <w:r w:rsidRPr="00FA760A">
              <w:t>Imagen de referencia (o similar)</w:t>
            </w:r>
          </w:p>
          <w:p w14:paraId="000000BB" w14:textId="77777777" w:rsidR="00F26E80" w:rsidRPr="00FA760A" w:rsidRDefault="00000000" w:rsidP="00A455DC">
            <w:pPr>
              <w:widowControl w:val="0"/>
            </w:pPr>
            <w:hyperlink r:id="rId45">
              <w:r w:rsidRPr="00FA760A">
                <w:rPr>
                  <w:color w:val="0000FF"/>
                  <w:u w:val="single"/>
                </w:rPr>
                <w:t>https://acortar.link/ymk1H8</w:t>
              </w:r>
            </w:hyperlink>
            <w:r w:rsidRPr="00FA760A">
              <w:t xml:space="preserve">  </w:t>
            </w:r>
          </w:p>
          <w:p w14:paraId="000000BC" w14:textId="77777777" w:rsidR="00F26E80" w:rsidRPr="00FA760A" w:rsidRDefault="00000000" w:rsidP="00A455DC">
            <w:pPr>
              <w:widowControl w:val="0"/>
            </w:pPr>
            <w:r w:rsidRPr="00FA760A">
              <w:t>228130_i17</w:t>
            </w:r>
          </w:p>
          <w:p w14:paraId="000000BD" w14:textId="77777777" w:rsidR="00F26E80" w:rsidRPr="00FA760A" w:rsidRDefault="00000000" w:rsidP="00A455DC">
            <w:pPr>
              <w:widowControl w:val="0"/>
            </w:pPr>
            <w:r w:rsidRPr="00FA760A">
              <w:rPr>
                <w:noProof/>
              </w:rPr>
              <w:drawing>
                <wp:inline distT="0" distB="0" distL="0" distR="0" wp14:anchorId="13C498BD" wp14:editId="782458E2">
                  <wp:extent cx="2225675" cy="1558290"/>
                  <wp:effectExtent l="0" t="0" r="0" b="0"/>
                  <wp:docPr id="489" name="image70.jpg" descr="Ilustración conceptual de engranajes de trabajo en equipo. Idea de cooperación, unión y colaboración."/>
                  <wp:cNvGraphicFramePr/>
                  <a:graphic xmlns:a="http://schemas.openxmlformats.org/drawingml/2006/main">
                    <a:graphicData uri="http://schemas.openxmlformats.org/drawingml/2006/picture">
                      <pic:pic xmlns:pic="http://schemas.openxmlformats.org/drawingml/2006/picture">
                        <pic:nvPicPr>
                          <pic:cNvPr id="0" name="image70.jpg" descr="Ilustración conceptual de engranajes de trabajo en equipo. Idea de cooperación, unión y colaboración."/>
                          <pic:cNvPicPr preferRelativeResize="0"/>
                        </pic:nvPicPr>
                        <pic:blipFill>
                          <a:blip r:embed="rId46"/>
                          <a:srcRect/>
                          <a:stretch>
                            <a:fillRect/>
                          </a:stretch>
                        </pic:blipFill>
                        <pic:spPr>
                          <a:xfrm>
                            <a:off x="0" y="0"/>
                            <a:ext cx="2225675" cy="1558290"/>
                          </a:xfrm>
                          <a:prstGeom prst="rect">
                            <a:avLst/>
                          </a:prstGeom>
                          <a:ln/>
                        </pic:spPr>
                      </pic:pic>
                    </a:graphicData>
                  </a:graphic>
                </wp:inline>
              </w:drawing>
            </w:r>
          </w:p>
          <w:p w14:paraId="000000BE" w14:textId="77777777" w:rsidR="00F26E80" w:rsidRPr="00FA760A" w:rsidRDefault="00000000" w:rsidP="00A455DC">
            <w:pPr>
              <w:widowControl w:val="0"/>
            </w:pPr>
            <w:r w:rsidRPr="00FA760A">
              <w:t>Imagen de referencia (o similar)</w:t>
            </w:r>
          </w:p>
          <w:p w14:paraId="000000BF" w14:textId="77777777" w:rsidR="00F26E80" w:rsidRPr="00FA760A" w:rsidRDefault="00000000" w:rsidP="00A455DC">
            <w:pPr>
              <w:widowControl w:val="0"/>
              <w:rPr>
                <w:lang w:val="en-US"/>
              </w:rPr>
            </w:pPr>
            <w:hyperlink r:id="rId47">
              <w:r w:rsidRPr="00FA760A">
                <w:rPr>
                  <w:color w:val="0000FF"/>
                  <w:u w:val="single"/>
                  <w:lang w:val="en-US"/>
                </w:rPr>
                <w:t>https://acortar.link/3aLcXd</w:t>
              </w:r>
            </w:hyperlink>
            <w:r w:rsidRPr="00FA760A">
              <w:rPr>
                <w:lang w:val="en-US"/>
              </w:rPr>
              <w:t xml:space="preserve">  </w:t>
            </w:r>
          </w:p>
          <w:p w14:paraId="000000C0" w14:textId="77777777" w:rsidR="00F26E80" w:rsidRPr="00FA760A" w:rsidRDefault="00000000" w:rsidP="00A455DC">
            <w:pPr>
              <w:widowControl w:val="0"/>
              <w:rPr>
                <w:lang w:val="en-US"/>
              </w:rPr>
            </w:pPr>
            <w:r w:rsidRPr="00FA760A">
              <w:rPr>
                <w:lang w:val="en-US"/>
              </w:rPr>
              <w:t>228130_i18</w:t>
            </w:r>
          </w:p>
        </w:tc>
        <w:tc>
          <w:tcPr>
            <w:tcW w:w="1815" w:type="dxa"/>
            <w:shd w:val="clear" w:color="auto" w:fill="auto"/>
            <w:tcMar>
              <w:top w:w="100" w:type="dxa"/>
              <w:left w:w="100" w:type="dxa"/>
              <w:bottom w:w="100" w:type="dxa"/>
              <w:right w:w="100" w:type="dxa"/>
            </w:tcMar>
          </w:tcPr>
          <w:p w14:paraId="000000C1" w14:textId="77777777" w:rsidR="00F26E80" w:rsidRPr="00FA760A" w:rsidRDefault="00000000" w:rsidP="00A455DC">
            <w:pPr>
              <w:widowControl w:val="0"/>
              <w:jc w:val="center"/>
              <w:rPr>
                <w:color w:val="999999"/>
              </w:rPr>
            </w:pPr>
            <w:r w:rsidRPr="00FA760A">
              <w:lastRenderedPageBreak/>
              <w:t>N/A</w:t>
            </w:r>
          </w:p>
        </w:tc>
        <w:tc>
          <w:tcPr>
            <w:tcW w:w="4680" w:type="dxa"/>
            <w:shd w:val="clear" w:color="auto" w:fill="auto"/>
            <w:tcMar>
              <w:top w:w="100" w:type="dxa"/>
              <w:left w:w="100" w:type="dxa"/>
              <w:bottom w:w="100" w:type="dxa"/>
              <w:right w:w="100" w:type="dxa"/>
            </w:tcMar>
          </w:tcPr>
          <w:p w14:paraId="000000C2" w14:textId="001C3970" w:rsidR="00F26E80" w:rsidRPr="00FA760A" w:rsidRDefault="00000000" w:rsidP="00A455DC">
            <w:pPr>
              <w:spacing w:after="120"/>
              <w:jc w:val="both"/>
            </w:pPr>
            <w:r w:rsidRPr="00FA760A">
              <w:t xml:space="preserve">De tal manera que </w:t>
            </w:r>
            <w:sdt>
              <w:sdtPr>
                <w:tag w:val="goog_rdk_104"/>
                <w:id w:val="-1438972618"/>
              </w:sdtPr>
              <w:sdtContent>
                <w:r w:rsidRPr="00FA760A">
                  <w:t xml:space="preserve">se </w:t>
                </w:r>
              </w:sdtContent>
            </w:sdt>
            <w:r w:rsidRPr="00FA760A">
              <w:t>aterrice</w:t>
            </w:r>
            <w:sdt>
              <w:sdtPr>
                <w:tag w:val="goog_rdk_105"/>
                <w:id w:val="538326465"/>
              </w:sdtPr>
              <w:sdtContent>
                <w:r w:rsidRPr="00FA760A">
                  <w:t>n en</w:t>
                </w:r>
              </w:sdtContent>
            </w:sdt>
            <w:r w:rsidRPr="00FA760A">
              <w:t xml:space="preserve"> las metodologías ágiles, que, sin menospreciar las tradicionales,</w:t>
            </w:r>
            <w:sdt>
              <w:sdtPr>
                <w:tag w:val="goog_rdk_107"/>
                <w:id w:val="-1427494682"/>
                <w:showingPlcHdr/>
              </w:sdtPr>
              <w:sdtContent>
                <w:r w:rsidR="00A455DC" w:rsidRPr="00FA760A">
                  <w:t xml:space="preserve">     </w:t>
                </w:r>
              </w:sdtContent>
            </w:sdt>
            <w:r w:rsidRPr="00FA760A">
              <w:t xml:space="preserve"> ubican más en el contexto actual de la ingeniería de requisitos del siglo XXI, puesto que se trabaja de forma más eficiente y rápid</w:t>
            </w:r>
            <w:sdt>
              <w:sdtPr>
                <w:tag w:val="goog_rdk_108"/>
                <w:id w:val="1041788806"/>
              </w:sdtPr>
              <w:sdtContent>
                <w:r w:rsidRPr="00FA760A">
                  <w:t>a</w:t>
                </w:r>
              </w:sdtContent>
            </w:sdt>
            <w:sdt>
              <w:sdtPr>
                <w:tag w:val="goog_rdk_109"/>
                <w:id w:val="-924194164"/>
                <w:showingPlcHdr/>
              </w:sdtPr>
              <w:sdtContent>
                <w:r w:rsidR="00A455DC" w:rsidRPr="00FA760A">
                  <w:t xml:space="preserve">     </w:t>
                </w:r>
              </w:sdtContent>
            </w:sdt>
            <w:r w:rsidRPr="00FA760A">
              <w:t xml:space="preserve">, lo cual </w:t>
            </w:r>
            <w:sdt>
              <w:sdtPr>
                <w:tag w:val="goog_rdk_110"/>
                <w:id w:val="1975174169"/>
                <w:showingPlcHdr/>
              </w:sdtPr>
              <w:sdtContent>
                <w:r w:rsidR="00A455DC" w:rsidRPr="00FA760A">
                  <w:t xml:space="preserve">     </w:t>
                </w:r>
              </w:sdtContent>
            </w:sdt>
            <w:r w:rsidRPr="00FA760A">
              <w:t xml:space="preserve">permite, mostrar mejores y más efectivos resultados, integrando un equipo de trabajo </w:t>
            </w:r>
            <w:sdt>
              <w:sdtPr>
                <w:tag w:val="goog_rdk_111"/>
                <w:id w:val="1798633766"/>
              </w:sdtPr>
              <w:sdtContent>
                <w:r w:rsidRPr="00FA760A">
                  <w:t xml:space="preserve">de manera </w:t>
                </w:r>
              </w:sdtContent>
            </w:sdt>
            <w:sdt>
              <w:sdtPr>
                <w:tag w:val="goog_rdk_112"/>
                <w:id w:val="-1901583753"/>
                <w:showingPlcHdr/>
              </w:sdtPr>
              <w:sdtContent>
                <w:r w:rsidR="00A455DC" w:rsidRPr="00FA760A">
                  <w:t xml:space="preserve">     </w:t>
                </w:r>
              </w:sdtContent>
            </w:sdt>
            <w:sdt>
              <w:sdtPr>
                <w:tag w:val="goog_rdk_113"/>
                <w:id w:val="-2054454599"/>
              </w:sdtPr>
              <w:sdtContent>
                <w:r w:rsidRPr="00FA760A">
                  <w:t xml:space="preserve">compenetrado y </w:t>
                </w:r>
              </w:sdtContent>
            </w:sdt>
            <w:r w:rsidRPr="00FA760A">
              <w:t xml:space="preserve">eficiente, donde fluyen los procesos en total armonía, lo que augura éxito rotundo; </w:t>
            </w:r>
            <w:sdt>
              <w:sdtPr>
                <w:tag w:val="goog_rdk_116"/>
                <w:id w:val="-2102552963"/>
              </w:sdtPr>
              <w:sdtContent>
                <w:r w:rsidRPr="00FA760A">
                  <w:t xml:space="preserve">dada </w:t>
                </w:r>
              </w:sdtContent>
            </w:sdt>
            <w:r w:rsidRPr="00FA760A">
              <w:t xml:space="preserve">la vinculación al equipo de desarrollo </w:t>
            </w:r>
            <w:sdt>
              <w:sdtPr>
                <w:tag w:val="goog_rdk_118"/>
                <w:id w:val="1475881862"/>
              </w:sdtPr>
              <w:sdtContent>
                <w:r w:rsidRPr="00FA760A">
                  <w:t xml:space="preserve">y </w:t>
                </w:r>
              </w:sdtContent>
            </w:sdt>
            <w:r w:rsidRPr="00FA760A">
              <w:t xml:space="preserve">los usuarios, respetando y aprovechando </w:t>
            </w:r>
            <w:sdt>
              <w:sdtPr>
                <w:tag w:val="goog_rdk_120"/>
                <w:id w:val="1462308877"/>
              </w:sdtPr>
              <w:sdtContent>
                <w:r w:rsidRPr="00FA760A">
                  <w:t xml:space="preserve">de los </w:t>
                </w:r>
              </w:sdtContent>
            </w:sdt>
            <w:r w:rsidRPr="00FA760A">
              <w:t xml:space="preserve">roles, experiencias, conocimiento y sabiduría, </w:t>
            </w:r>
            <w:sdt>
              <w:sdtPr>
                <w:tag w:val="goog_rdk_122"/>
                <w:id w:val="-1555769784"/>
              </w:sdtPr>
              <w:sdtContent>
                <w:r w:rsidRPr="00FA760A">
                  <w:t xml:space="preserve">lo que se traduce en </w:t>
                </w:r>
              </w:sdtContent>
            </w:sdt>
            <w:sdt>
              <w:sdtPr>
                <w:tag w:val="goog_rdk_123"/>
                <w:id w:val="-473529567"/>
                <w:showingPlcHdr/>
              </w:sdtPr>
              <w:sdtContent>
                <w:r w:rsidR="00A455DC" w:rsidRPr="00FA760A">
                  <w:t xml:space="preserve">     </w:t>
                </w:r>
              </w:sdtContent>
            </w:sdt>
            <w:r w:rsidRPr="00FA760A">
              <w:t xml:space="preserve">una motivación optima, </w:t>
            </w:r>
            <w:sdt>
              <w:sdtPr>
                <w:tag w:val="goog_rdk_124"/>
                <w:id w:val="1863788104"/>
              </w:sdtPr>
              <w:sdtContent>
                <w:r w:rsidRPr="00FA760A">
                  <w:t>eficaz y productiva</w:t>
                </w:r>
              </w:sdtContent>
            </w:sdt>
            <w:r w:rsidRPr="00FA760A">
              <w:t xml:space="preserve">; que redunda en forma positiva y directa en los resultados del proyecto. </w:t>
            </w:r>
          </w:p>
        </w:tc>
        <w:tc>
          <w:tcPr>
            <w:tcW w:w="4020" w:type="dxa"/>
            <w:shd w:val="clear" w:color="auto" w:fill="auto"/>
            <w:tcMar>
              <w:top w:w="100" w:type="dxa"/>
              <w:left w:w="100" w:type="dxa"/>
              <w:bottom w:w="100" w:type="dxa"/>
              <w:right w:w="100" w:type="dxa"/>
            </w:tcMar>
          </w:tcPr>
          <w:p w14:paraId="000000C3" w14:textId="77777777" w:rsidR="00F26E80" w:rsidRPr="00FA760A" w:rsidRDefault="00000000" w:rsidP="00A455DC">
            <w:pPr>
              <w:widowControl w:val="0"/>
            </w:pPr>
            <w:r w:rsidRPr="00FA760A">
              <w:lastRenderedPageBreak/>
              <w:t>Metodologías ágiles</w:t>
            </w:r>
          </w:p>
          <w:p w14:paraId="000000C4" w14:textId="77777777" w:rsidR="00F26E80" w:rsidRPr="00FA760A" w:rsidRDefault="00000000" w:rsidP="00A455DC">
            <w:pPr>
              <w:widowControl w:val="0"/>
            </w:pPr>
            <w:r w:rsidRPr="00FA760A">
              <w:t>Equipo de trabajo</w:t>
            </w:r>
          </w:p>
          <w:p w14:paraId="000000C5" w14:textId="77777777" w:rsidR="00F26E80" w:rsidRPr="00FA760A" w:rsidRDefault="00000000" w:rsidP="00A455DC">
            <w:pPr>
              <w:widowControl w:val="0"/>
            </w:pPr>
            <w:r w:rsidRPr="00FA760A">
              <w:t>Roles</w:t>
            </w:r>
          </w:p>
          <w:p w14:paraId="000000C6" w14:textId="77777777" w:rsidR="00F26E80" w:rsidRPr="00FA760A" w:rsidRDefault="00000000" w:rsidP="00A455DC">
            <w:pPr>
              <w:widowControl w:val="0"/>
            </w:pPr>
            <w:r w:rsidRPr="00FA760A">
              <w:t>Proyecto</w:t>
            </w:r>
          </w:p>
        </w:tc>
      </w:tr>
      <w:tr w:rsidR="00F26E80" w:rsidRPr="00FA760A" w14:paraId="52F05026" w14:textId="77777777">
        <w:tc>
          <w:tcPr>
            <w:tcW w:w="1365" w:type="dxa"/>
            <w:shd w:val="clear" w:color="auto" w:fill="auto"/>
            <w:tcMar>
              <w:top w:w="100" w:type="dxa"/>
              <w:left w:w="100" w:type="dxa"/>
              <w:bottom w:w="100" w:type="dxa"/>
              <w:right w:w="100" w:type="dxa"/>
            </w:tcMar>
          </w:tcPr>
          <w:p w14:paraId="000000C7" w14:textId="77777777" w:rsidR="00F26E80" w:rsidRPr="00FA760A" w:rsidRDefault="00000000" w:rsidP="00A455DC">
            <w:pPr>
              <w:widowControl w:val="0"/>
              <w:rPr>
                <w:b/>
                <w:color w:val="999999"/>
              </w:rPr>
            </w:pPr>
            <w:r w:rsidRPr="00FA760A">
              <w:rPr>
                <w:b/>
              </w:rPr>
              <w:lastRenderedPageBreak/>
              <w:t>7</w:t>
            </w:r>
          </w:p>
        </w:tc>
        <w:tc>
          <w:tcPr>
            <w:tcW w:w="3705" w:type="dxa"/>
            <w:shd w:val="clear" w:color="auto" w:fill="auto"/>
            <w:tcMar>
              <w:top w:w="100" w:type="dxa"/>
              <w:left w:w="100" w:type="dxa"/>
              <w:bottom w:w="100" w:type="dxa"/>
              <w:right w:w="100" w:type="dxa"/>
            </w:tcMar>
          </w:tcPr>
          <w:p w14:paraId="000000C8" w14:textId="77777777" w:rsidR="00F26E80" w:rsidRPr="00FA760A" w:rsidRDefault="00000000" w:rsidP="00A455DC">
            <w:pPr>
              <w:widowControl w:val="0"/>
            </w:pPr>
            <w:r w:rsidRPr="00FA760A">
              <w:t>A medida que se hable aparecen imágenes que refuercen la idea transmitida.</w:t>
            </w:r>
          </w:p>
          <w:p w14:paraId="000000C9" w14:textId="77777777" w:rsidR="00F26E80" w:rsidRPr="00FA760A" w:rsidRDefault="00000000" w:rsidP="00A455DC">
            <w:pPr>
              <w:widowControl w:val="0"/>
              <w:rPr>
                <w:color w:val="999999"/>
              </w:rPr>
            </w:pPr>
            <w:r w:rsidRPr="00FA760A">
              <w:rPr>
                <w:noProof/>
              </w:rPr>
              <w:drawing>
                <wp:inline distT="0" distB="0" distL="0" distR="0" wp14:anchorId="2572C838" wp14:editId="3F77D865">
                  <wp:extent cx="2225675" cy="1482725"/>
                  <wp:effectExtent l="0" t="0" r="0" b="0"/>
                  <wp:docPr id="490" name="image71.jpg" descr="Concepto de seguridad informática e internet"/>
                  <wp:cNvGraphicFramePr/>
                  <a:graphic xmlns:a="http://schemas.openxmlformats.org/drawingml/2006/main">
                    <a:graphicData uri="http://schemas.openxmlformats.org/drawingml/2006/picture">
                      <pic:pic xmlns:pic="http://schemas.openxmlformats.org/drawingml/2006/picture">
                        <pic:nvPicPr>
                          <pic:cNvPr id="0" name="image71.jpg" descr="Concepto de seguridad informática e internet"/>
                          <pic:cNvPicPr preferRelativeResize="0"/>
                        </pic:nvPicPr>
                        <pic:blipFill>
                          <a:blip r:embed="rId48"/>
                          <a:srcRect/>
                          <a:stretch>
                            <a:fillRect/>
                          </a:stretch>
                        </pic:blipFill>
                        <pic:spPr>
                          <a:xfrm>
                            <a:off x="0" y="0"/>
                            <a:ext cx="2225675" cy="1482725"/>
                          </a:xfrm>
                          <a:prstGeom prst="rect">
                            <a:avLst/>
                          </a:prstGeom>
                          <a:ln/>
                        </pic:spPr>
                      </pic:pic>
                    </a:graphicData>
                  </a:graphic>
                </wp:inline>
              </w:drawing>
            </w:r>
          </w:p>
          <w:p w14:paraId="000000CA" w14:textId="77777777" w:rsidR="00F26E80" w:rsidRPr="00FA760A" w:rsidRDefault="00000000" w:rsidP="00A455DC">
            <w:pPr>
              <w:widowControl w:val="0"/>
            </w:pPr>
            <w:r w:rsidRPr="00FA760A">
              <w:t>Imagen de referencia (o similar)</w:t>
            </w:r>
          </w:p>
          <w:p w14:paraId="000000CB" w14:textId="77777777" w:rsidR="00F26E80" w:rsidRPr="00FA760A" w:rsidRDefault="00000000" w:rsidP="00A455DC">
            <w:pPr>
              <w:widowControl w:val="0"/>
            </w:pPr>
            <w:hyperlink r:id="rId49">
              <w:r w:rsidRPr="00FA760A">
                <w:rPr>
                  <w:color w:val="0000FF"/>
                  <w:u w:val="single"/>
                </w:rPr>
                <w:t>https://acortar.link/eyGO5S</w:t>
              </w:r>
            </w:hyperlink>
            <w:r w:rsidRPr="00FA760A">
              <w:t xml:space="preserve"> </w:t>
            </w:r>
          </w:p>
          <w:p w14:paraId="000000CC" w14:textId="77777777" w:rsidR="00F26E80" w:rsidRPr="00FA760A" w:rsidRDefault="00000000" w:rsidP="00A455DC">
            <w:pPr>
              <w:widowControl w:val="0"/>
            </w:pPr>
            <w:r w:rsidRPr="00FA760A">
              <w:t>228130_i19</w:t>
            </w:r>
          </w:p>
          <w:p w14:paraId="000000CD" w14:textId="77777777" w:rsidR="00F26E80" w:rsidRPr="00FA760A" w:rsidRDefault="00000000" w:rsidP="00A455DC">
            <w:pPr>
              <w:widowControl w:val="0"/>
              <w:rPr>
                <w:color w:val="999999"/>
              </w:rPr>
            </w:pPr>
            <w:r w:rsidRPr="00FA760A">
              <w:rPr>
                <w:noProof/>
              </w:rPr>
              <w:drawing>
                <wp:inline distT="0" distB="0" distL="0" distR="0" wp14:anchorId="73B5828A" wp14:editId="155DDEE6">
                  <wp:extent cx="2225675" cy="1327785"/>
                  <wp:effectExtent l="0" t="0" r="0" b="0"/>
                  <wp:docPr id="491" name="image72.jpg" descr="Tecnología de inteligencia de negocios y análisis de big data medios mixtos que muestran el concepto de informe de información futurista usando software de computadora para analizar el asesoramiento estratégico de inversión para la toma de decisiones."/>
                  <wp:cNvGraphicFramePr/>
                  <a:graphic xmlns:a="http://schemas.openxmlformats.org/drawingml/2006/main">
                    <a:graphicData uri="http://schemas.openxmlformats.org/drawingml/2006/picture">
                      <pic:pic xmlns:pic="http://schemas.openxmlformats.org/drawingml/2006/picture">
                        <pic:nvPicPr>
                          <pic:cNvPr id="0" name="image72.jpg" descr="Tecnología de inteligencia de negocios y análisis de big data medios mixtos que muestran el concepto de informe de información futurista usando software de computadora para analizar el asesoramiento estratégico de inversión para la toma de decisiones."/>
                          <pic:cNvPicPr preferRelativeResize="0"/>
                        </pic:nvPicPr>
                        <pic:blipFill>
                          <a:blip r:embed="rId50"/>
                          <a:srcRect/>
                          <a:stretch>
                            <a:fillRect/>
                          </a:stretch>
                        </pic:blipFill>
                        <pic:spPr>
                          <a:xfrm>
                            <a:off x="0" y="0"/>
                            <a:ext cx="2225675" cy="1327785"/>
                          </a:xfrm>
                          <a:prstGeom prst="rect">
                            <a:avLst/>
                          </a:prstGeom>
                          <a:ln/>
                        </pic:spPr>
                      </pic:pic>
                    </a:graphicData>
                  </a:graphic>
                </wp:inline>
              </w:drawing>
            </w:r>
          </w:p>
          <w:p w14:paraId="000000CE" w14:textId="77777777" w:rsidR="00F26E80" w:rsidRPr="00FA760A" w:rsidRDefault="00000000" w:rsidP="00A455DC">
            <w:pPr>
              <w:widowControl w:val="0"/>
              <w:rPr>
                <w:color w:val="999999"/>
              </w:rPr>
            </w:pPr>
            <w:r w:rsidRPr="00FA760A">
              <w:t>Imagen de referencia (o similar)</w:t>
            </w:r>
          </w:p>
          <w:p w14:paraId="000000CF" w14:textId="77777777" w:rsidR="00F26E80" w:rsidRPr="00FA760A" w:rsidRDefault="00000000" w:rsidP="00A455DC">
            <w:pPr>
              <w:widowControl w:val="0"/>
              <w:rPr>
                <w:color w:val="999999"/>
                <w:lang w:val="en-US"/>
              </w:rPr>
            </w:pPr>
            <w:hyperlink r:id="rId51">
              <w:r w:rsidRPr="00FA760A">
                <w:rPr>
                  <w:color w:val="0000FF"/>
                  <w:u w:val="single"/>
                  <w:lang w:val="en-US"/>
                </w:rPr>
                <w:t>https://acortar.link/WOPQHl</w:t>
              </w:r>
            </w:hyperlink>
            <w:r w:rsidRPr="00FA760A">
              <w:rPr>
                <w:color w:val="999999"/>
                <w:lang w:val="en-US"/>
              </w:rPr>
              <w:t xml:space="preserve"> </w:t>
            </w:r>
          </w:p>
          <w:p w14:paraId="000000D0" w14:textId="77777777" w:rsidR="00F26E80" w:rsidRPr="00FA760A" w:rsidRDefault="00000000" w:rsidP="00A455DC">
            <w:pPr>
              <w:widowControl w:val="0"/>
              <w:rPr>
                <w:color w:val="999999"/>
                <w:lang w:val="en-US"/>
              </w:rPr>
            </w:pPr>
            <w:r w:rsidRPr="00FA760A">
              <w:rPr>
                <w:lang w:val="en-US"/>
              </w:rPr>
              <w:t>228130_i20</w:t>
            </w:r>
          </w:p>
        </w:tc>
        <w:tc>
          <w:tcPr>
            <w:tcW w:w="1815" w:type="dxa"/>
            <w:shd w:val="clear" w:color="auto" w:fill="auto"/>
            <w:tcMar>
              <w:top w:w="100" w:type="dxa"/>
              <w:left w:w="100" w:type="dxa"/>
              <w:bottom w:w="100" w:type="dxa"/>
              <w:right w:w="100" w:type="dxa"/>
            </w:tcMar>
          </w:tcPr>
          <w:p w14:paraId="000000D1" w14:textId="77777777" w:rsidR="00F26E80" w:rsidRPr="00FA760A" w:rsidRDefault="00F26E80" w:rsidP="00A455DC">
            <w:pPr>
              <w:widowControl w:val="0"/>
              <w:rPr>
                <w:color w:val="999999"/>
                <w:lang w:val="en-US"/>
              </w:rPr>
            </w:pPr>
          </w:p>
        </w:tc>
        <w:tc>
          <w:tcPr>
            <w:tcW w:w="4680" w:type="dxa"/>
            <w:shd w:val="clear" w:color="auto" w:fill="auto"/>
            <w:tcMar>
              <w:top w:w="100" w:type="dxa"/>
              <w:left w:w="100" w:type="dxa"/>
              <w:bottom w:w="100" w:type="dxa"/>
              <w:right w:w="100" w:type="dxa"/>
            </w:tcMar>
          </w:tcPr>
          <w:p w14:paraId="000000D2" w14:textId="3FED1832" w:rsidR="00F26E80" w:rsidRPr="00FA760A" w:rsidRDefault="00000000" w:rsidP="00A455DC">
            <w:pPr>
              <w:spacing w:after="120"/>
              <w:jc w:val="both"/>
            </w:pPr>
            <w:sdt>
              <w:sdtPr>
                <w:tag w:val="goog_rdk_128"/>
                <w:id w:val="-1397589043"/>
              </w:sdtPr>
              <w:sdtContent>
                <w:r w:rsidRPr="00FA760A">
                  <w:t>No obstante,</w:t>
                </w:r>
              </w:sdtContent>
            </w:sdt>
            <w:r w:rsidRPr="00FA760A">
              <w:t xml:space="preserve"> no todo es “color de rosa”, es menester recordar que existen peligros y/o riesgos en todo este proceso, donde </w:t>
            </w:r>
            <w:sdt>
              <w:sdtPr>
                <w:tag w:val="goog_rdk_129"/>
                <w:id w:val="-1134636431"/>
              </w:sdtPr>
              <w:sdtContent>
                <w:r w:rsidRPr="00FA760A">
                  <w:t xml:space="preserve">existen </w:t>
                </w:r>
              </w:sdtContent>
            </w:sdt>
            <w:sdt>
              <w:sdtPr>
                <w:tag w:val="goog_rdk_130"/>
                <w:id w:val="-1891796838"/>
                <w:showingPlcHdr/>
              </w:sdtPr>
              <w:sdtContent>
                <w:r w:rsidR="00A455DC" w:rsidRPr="00FA760A">
                  <w:t xml:space="preserve">     </w:t>
                </w:r>
              </w:sdtContent>
            </w:sdt>
            <w:r w:rsidRPr="00FA760A">
              <w:t xml:space="preserve"> usuarios que </w:t>
            </w:r>
            <w:sdt>
              <w:sdtPr>
                <w:tag w:val="goog_rdk_131"/>
                <w:id w:val="-51859317"/>
              </w:sdtPr>
              <w:sdtContent>
                <w:r w:rsidRPr="00FA760A">
                  <w:t xml:space="preserve">por distintas razones </w:t>
                </w:r>
              </w:sdtContent>
            </w:sdt>
            <w:r w:rsidRPr="00FA760A">
              <w:t>ocultan información</w:t>
            </w:r>
            <w:sdt>
              <w:sdtPr>
                <w:tag w:val="goog_rdk_132"/>
                <w:id w:val="961615775"/>
              </w:sdtPr>
              <w:sdtContent>
                <w:r w:rsidRPr="00FA760A">
                  <w:t xml:space="preserve"> e </w:t>
                </w:r>
              </w:sdtContent>
            </w:sdt>
            <w:r w:rsidRPr="00FA760A">
              <w:t>incluso pueden ser hasta involuntarias, pero que</w:t>
            </w:r>
            <w:sdt>
              <w:sdtPr>
                <w:tag w:val="goog_rdk_134"/>
                <w:id w:val="-325824765"/>
              </w:sdtPr>
              <w:sdtContent>
                <w:r w:rsidRPr="00FA760A">
                  <w:t xml:space="preserve"> al </w:t>
                </w:r>
              </w:sdtContent>
            </w:sdt>
            <w:sdt>
              <w:sdtPr>
                <w:tag w:val="goog_rdk_136"/>
                <w:id w:val="-1840447321"/>
              </w:sdtPr>
              <w:sdtContent>
                <w:r w:rsidRPr="00FA760A">
                  <w:t>ser mal</w:t>
                </w:r>
              </w:sdtContent>
            </w:sdt>
            <w:r w:rsidRPr="00FA760A">
              <w:t xml:space="preserve"> manejadas, pueden d</w:t>
            </w:r>
            <w:sdt>
              <w:sdtPr>
                <w:tag w:val="goog_rdk_137"/>
                <w:id w:val="1631980649"/>
              </w:sdtPr>
              <w:sdtContent>
                <w:r w:rsidRPr="00FA760A">
                  <w:t xml:space="preserve">estruir </w:t>
                </w:r>
              </w:sdtContent>
            </w:sdt>
            <w:r w:rsidRPr="00FA760A">
              <w:t>el proyecto, razón por la cual, es necesario el entrenamiento efectivo y completo del desarrollador.</w:t>
            </w:r>
          </w:p>
        </w:tc>
        <w:tc>
          <w:tcPr>
            <w:tcW w:w="4020" w:type="dxa"/>
            <w:shd w:val="clear" w:color="auto" w:fill="auto"/>
            <w:tcMar>
              <w:top w:w="100" w:type="dxa"/>
              <w:left w:w="100" w:type="dxa"/>
              <w:bottom w:w="100" w:type="dxa"/>
              <w:right w:w="100" w:type="dxa"/>
            </w:tcMar>
          </w:tcPr>
          <w:p w14:paraId="000000D3" w14:textId="77777777" w:rsidR="00F26E80" w:rsidRPr="00FA760A" w:rsidRDefault="00000000" w:rsidP="00A455DC">
            <w:pPr>
              <w:widowControl w:val="0"/>
            </w:pPr>
            <w:r w:rsidRPr="00FA760A">
              <w:t>Peligros</w:t>
            </w:r>
          </w:p>
          <w:p w14:paraId="000000D4" w14:textId="77777777" w:rsidR="00F26E80" w:rsidRPr="00FA760A" w:rsidRDefault="00000000" w:rsidP="00A455DC">
            <w:pPr>
              <w:widowControl w:val="0"/>
            </w:pPr>
            <w:r w:rsidRPr="00FA760A">
              <w:t>Usuarios</w:t>
            </w:r>
          </w:p>
          <w:p w14:paraId="000000D5" w14:textId="77777777" w:rsidR="00F26E80" w:rsidRPr="00FA760A" w:rsidRDefault="00000000" w:rsidP="00A455DC">
            <w:pPr>
              <w:widowControl w:val="0"/>
              <w:rPr>
                <w:color w:val="999999"/>
              </w:rPr>
            </w:pPr>
            <w:r w:rsidRPr="00FA760A">
              <w:t>Desarrollador</w:t>
            </w:r>
          </w:p>
        </w:tc>
      </w:tr>
      <w:tr w:rsidR="00F26E80" w:rsidRPr="00FA760A" w14:paraId="683F9DF7" w14:textId="77777777">
        <w:trPr>
          <w:trHeight w:val="420"/>
        </w:trPr>
        <w:tc>
          <w:tcPr>
            <w:tcW w:w="1365" w:type="dxa"/>
            <w:shd w:val="clear" w:color="auto" w:fill="auto"/>
            <w:tcMar>
              <w:top w:w="100" w:type="dxa"/>
              <w:left w:w="100" w:type="dxa"/>
              <w:bottom w:w="100" w:type="dxa"/>
              <w:right w:w="100" w:type="dxa"/>
            </w:tcMar>
          </w:tcPr>
          <w:p w14:paraId="000000D6" w14:textId="77777777" w:rsidR="00F26E80" w:rsidRPr="00FA760A" w:rsidRDefault="00000000" w:rsidP="00A455DC">
            <w:pPr>
              <w:widowControl w:val="0"/>
              <w:rPr>
                <w:b/>
              </w:rPr>
            </w:pPr>
            <w:r w:rsidRPr="00FA760A">
              <w:rPr>
                <w:b/>
              </w:rPr>
              <w:t>Nombre del archivo</w:t>
            </w:r>
          </w:p>
        </w:tc>
        <w:tc>
          <w:tcPr>
            <w:tcW w:w="14220" w:type="dxa"/>
            <w:gridSpan w:val="4"/>
            <w:shd w:val="clear" w:color="auto" w:fill="auto"/>
            <w:tcMar>
              <w:top w:w="100" w:type="dxa"/>
              <w:left w:w="100" w:type="dxa"/>
              <w:bottom w:w="100" w:type="dxa"/>
              <w:right w:w="100" w:type="dxa"/>
            </w:tcMar>
          </w:tcPr>
          <w:p w14:paraId="000000D7" w14:textId="77777777" w:rsidR="00F26E80" w:rsidRPr="00FA760A" w:rsidRDefault="00000000" w:rsidP="00A455DC">
            <w:pPr>
              <w:widowControl w:val="0"/>
              <w:rPr>
                <w:b/>
              </w:rPr>
            </w:pPr>
            <w:r w:rsidRPr="00FA760A">
              <w:rPr>
                <w:b/>
              </w:rPr>
              <w:t>228130_v1</w:t>
            </w:r>
          </w:p>
        </w:tc>
      </w:tr>
    </w:tbl>
    <w:sdt>
      <w:sdtPr>
        <w:tag w:val="goog_rdk_141"/>
        <w:id w:val="-125779722"/>
      </w:sdtPr>
      <w:sdtContent>
        <w:p w14:paraId="000000DB" w14:textId="77777777" w:rsidR="00F26E80" w:rsidRPr="00FA760A" w:rsidRDefault="00000000" w:rsidP="00A455DC">
          <w:pPr>
            <w:pBdr>
              <w:top w:val="nil"/>
              <w:left w:val="nil"/>
              <w:bottom w:val="nil"/>
              <w:right w:val="nil"/>
              <w:between w:val="nil"/>
            </w:pBdr>
            <w:spacing w:line="240" w:lineRule="auto"/>
            <w:ind w:left="360"/>
            <w:jc w:val="both"/>
          </w:pPr>
          <w:sdt>
            <w:sdtPr>
              <w:tag w:val="goog_rdk_140"/>
              <w:id w:val="-684215648"/>
            </w:sdtPr>
            <w:sdtContent/>
          </w:sdt>
        </w:p>
      </w:sdtContent>
    </w:sdt>
    <w:p w14:paraId="000000DD" w14:textId="6EC1487F" w:rsidR="00F26E80" w:rsidRPr="00FA760A" w:rsidRDefault="00000000" w:rsidP="00A455DC">
      <w:sdt>
        <w:sdtPr>
          <w:tag w:val="goog_rdk_144"/>
          <w:id w:val="-828745497"/>
        </w:sdtPr>
        <w:sdtContent>
          <w:sdt>
            <w:sdtPr>
              <w:tag w:val="goog_rdk_142"/>
              <w:id w:val="338203010"/>
            </w:sdtPr>
            <w:sdtContent>
              <w:r w:rsidRPr="00FA760A">
                <w:t xml:space="preserve">Desarrollo de contenidos </w:t>
              </w:r>
            </w:sdtContent>
          </w:sdt>
          <w:sdt>
            <w:sdtPr>
              <w:tag w:val="goog_rdk_143"/>
              <w:id w:val="1984197928"/>
            </w:sdtPr>
            <w:sdtContent/>
          </w:sdt>
        </w:sdtContent>
      </w:sdt>
      <w:sdt>
        <w:sdtPr>
          <w:tag w:val="goog_rdk_147"/>
          <w:id w:val="574784878"/>
        </w:sdtPr>
        <w:sdtContent>
          <w:sdt>
            <w:sdtPr>
              <w:tag w:val="goog_rdk_146"/>
              <w:id w:val="-160617693"/>
            </w:sdtPr>
            <w:sdtContent/>
          </w:sdt>
        </w:sdtContent>
      </w:sdt>
    </w:p>
    <w:p w14:paraId="000000E3" w14:textId="61053F46" w:rsidR="00F26E80" w:rsidRPr="00FA760A" w:rsidRDefault="00000000" w:rsidP="00A455DC">
      <w:pPr>
        <w:numPr>
          <w:ilvl w:val="0"/>
          <w:numId w:val="16"/>
        </w:numPr>
        <w:pBdr>
          <w:top w:val="nil"/>
          <w:left w:val="nil"/>
          <w:bottom w:val="nil"/>
          <w:right w:val="nil"/>
          <w:between w:val="nil"/>
        </w:pBdr>
        <w:spacing w:line="240" w:lineRule="auto"/>
        <w:jc w:val="both"/>
      </w:pPr>
      <w:sdt>
        <w:sdtPr>
          <w:tag w:val="goog_rdk_150"/>
          <w:id w:val="1978949954"/>
        </w:sdtPr>
        <w:sdtContent>
          <w:sdt>
            <w:sdtPr>
              <w:tag w:val="goog_rdk_149"/>
              <w:id w:val="978274744"/>
            </w:sdtPr>
            <w:sdtContent/>
          </w:sdt>
        </w:sdtContent>
      </w:sdt>
      <w:sdt>
        <w:sdtPr>
          <w:tag w:val="goog_rdk_152"/>
          <w:id w:val="397710591"/>
        </w:sdtPr>
        <w:sdtContent>
          <w:sdt>
            <w:sdtPr>
              <w:tag w:val="goog_rdk_151"/>
              <w:id w:val="1740054976"/>
            </w:sdtPr>
            <w:sdtContent/>
          </w:sdt>
        </w:sdtContent>
      </w:sdt>
      <w:sdt>
        <w:sdtPr>
          <w:tag w:val="goog_rdk_154"/>
          <w:id w:val="160890014"/>
        </w:sdtPr>
        <w:sdtContent>
          <w:sdt>
            <w:sdtPr>
              <w:tag w:val="goog_rdk_153"/>
              <w:id w:val="1359626810"/>
            </w:sdtPr>
            <w:sdtContent/>
          </w:sdt>
        </w:sdtContent>
      </w:sdt>
      <w:sdt>
        <w:sdtPr>
          <w:tag w:val="goog_rdk_156"/>
          <w:id w:val="73250481"/>
        </w:sdtPr>
        <w:sdtContent>
          <w:sdt>
            <w:sdtPr>
              <w:tag w:val="goog_rdk_155"/>
              <w:id w:val="-1290282633"/>
            </w:sdtPr>
            <w:sdtContent/>
          </w:sdt>
        </w:sdtContent>
      </w:sdt>
      <w:sdt>
        <w:sdtPr>
          <w:tag w:val="goog_rdk_159"/>
          <w:id w:val="-1242250188"/>
        </w:sdtPr>
        <w:sdtContent>
          <w:sdt>
            <w:sdtPr>
              <w:tag w:val="goog_rdk_157"/>
              <w:id w:val="11117740"/>
            </w:sdtPr>
            <w:sdtContent>
              <w:sdt>
                <w:sdtPr>
                  <w:tag w:val="goog_rdk_158"/>
                  <w:id w:val="76419558"/>
                  <w:showingPlcHdr/>
                </w:sdtPr>
                <w:sdtContent>
                  <w:r w:rsidR="00A455DC" w:rsidRPr="00FA760A">
                    <w:t xml:space="preserve">     </w:t>
                  </w:r>
                </w:sdtContent>
              </w:sdt>
              <w:bookmarkStart w:id="6" w:name="_heading=h.1fob9te" w:colFirst="0" w:colLast="0"/>
              <w:bookmarkEnd w:id="6"/>
            </w:sdtContent>
          </w:sdt>
        </w:sdtContent>
      </w:sdt>
      <w:r w:rsidRPr="00FA760A">
        <w:rPr>
          <w:b/>
          <w:color w:val="000000"/>
        </w:rPr>
        <w:t xml:space="preserve">Requisitos de </w:t>
      </w:r>
      <w:r w:rsidR="00A455DC" w:rsidRPr="00FA760A">
        <w:rPr>
          <w:b/>
          <w:i/>
          <w:iCs/>
          <w:color w:val="000000"/>
        </w:rPr>
        <w:t>software</w:t>
      </w:r>
    </w:p>
    <w:p w14:paraId="000000E4" w14:textId="77777777" w:rsidR="00F26E80" w:rsidRPr="00FA760A" w:rsidRDefault="00F26E80" w:rsidP="00A455DC">
      <w:pPr>
        <w:pBdr>
          <w:top w:val="nil"/>
          <w:left w:val="nil"/>
          <w:bottom w:val="nil"/>
          <w:right w:val="nil"/>
          <w:between w:val="nil"/>
        </w:pBdr>
        <w:spacing w:line="240" w:lineRule="auto"/>
        <w:jc w:val="both"/>
        <w:rPr>
          <w:b/>
          <w:color w:val="000000"/>
        </w:rPr>
      </w:pPr>
    </w:p>
    <w:tbl>
      <w:tblPr>
        <w:tblStyle w:val="affffff8"/>
        <w:tblW w:w="15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11010"/>
      </w:tblGrid>
      <w:tr w:rsidR="00F26E80" w:rsidRPr="00FA760A" w14:paraId="3A335571" w14:textId="77777777">
        <w:tc>
          <w:tcPr>
            <w:tcW w:w="4680" w:type="dxa"/>
            <w:shd w:val="clear" w:color="auto" w:fill="C9DAF8"/>
            <w:tcMar>
              <w:top w:w="100" w:type="dxa"/>
              <w:left w:w="100" w:type="dxa"/>
              <w:bottom w:w="100" w:type="dxa"/>
              <w:right w:w="100" w:type="dxa"/>
            </w:tcMar>
          </w:tcPr>
          <w:p w14:paraId="000000E5" w14:textId="77777777" w:rsidR="00F26E80" w:rsidRPr="00FA760A" w:rsidRDefault="00000000" w:rsidP="00A455DC">
            <w:pPr>
              <w:widowControl w:val="0"/>
              <w:rPr>
                <w:b/>
              </w:rPr>
            </w:pPr>
            <w:r w:rsidRPr="00FA760A">
              <w:rPr>
                <w:b/>
              </w:rPr>
              <w:t>Tipo de recurso</w:t>
            </w:r>
          </w:p>
        </w:tc>
        <w:tc>
          <w:tcPr>
            <w:tcW w:w="11010" w:type="dxa"/>
            <w:shd w:val="clear" w:color="auto" w:fill="C9DAF8"/>
            <w:tcMar>
              <w:top w:w="100" w:type="dxa"/>
              <w:left w:w="100" w:type="dxa"/>
              <w:bottom w:w="100" w:type="dxa"/>
              <w:right w:w="100" w:type="dxa"/>
            </w:tcMar>
          </w:tcPr>
          <w:p w14:paraId="000000E6" w14:textId="77777777" w:rsidR="00F26E80" w:rsidRPr="00FA760A" w:rsidRDefault="00000000" w:rsidP="00A455DC">
            <w:pPr>
              <w:pStyle w:val="Ttulo"/>
              <w:widowControl w:val="0"/>
              <w:jc w:val="center"/>
              <w:rPr>
                <w:sz w:val="22"/>
                <w:szCs w:val="22"/>
              </w:rPr>
            </w:pPr>
            <w:r w:rsidRPr="00FA760A">
              <w:rPr>
                <w:sz w:val="22"/>
                <w:szCs w:val="22"/>
              </w:rPr>
              <w:t>Tarjetas Conectadas</w:t>
            </w:r>
          </w:p>
        </w:tc>
      </w:tr>
      <w:tr w:rsidR="00F26E80" w:rsidRPr="00FA760A" w14:paraId="5E619BE0" w14:textId="77777777">
        <w:tc>
          <w:tcPr>
            <w:tcW w:w="4680" w:type="dxa"/>
            <w:shd w:val="clear" w:color="auto" w:fill="auto"/>
            <w:tcMar>
              <w:top w:w="100" w:type="dxa"/>
              <w:left w:w="100" w:type="dxa"/>
              <w:bottom w:w="100" w:type="dxa"/>
              <w:right w:w="100" w:type="dxa"/>
            </w:tcMar>
          </w:tcPr>
          <w:p w14:paraId="000000E7" w14:textId="77777777" w:rsidR="00F26E80" w:rsidRPr="00FA760A" w:rsidRDefault="00000000" w:rsidP="00A455DC">
            <w:pPr>
              <w:widowControl w:val="0"/>
              <w:rPr>
                <w:b/>
              </w:rPr>
            </w:pPr>
            <w:r w:rsidRPr="00FA760A">
              <w:rPr>
                <w:b/>
              </w:rPr>
              <w:t>Introducción</w:t>
            </w:r>
          </w:p>
        </w:tc>
        <w:tc>
          <w:tcPr>
            <w:tcW w:w="11010" w:type="dxa"/>
            <w:shd w:val="clear" w:color="auto" w:fill="auto"/>
            <w:tcMar>
              <w:top w:w="100" w:type="dxa"/>
              <w:left w:w="100" w:type="dxa"/>
              <w:bottom w:w="100" w:type="dxa"/>
              <w:right w:w="100" w:type="dxa"/>
            </w:tcMar>
          </w:tcPr>
          <w:p w14:paraId="000000E8" w14:textId="215948BB" w:rsidR="00F26E80" w:rsidRPr="00FA760A" w:rsidRDefault="00000000" w:rsidP="00A455DC">
            <w:pPr>
              <w:widowControl w:val="0"/>
              <w:rPr>
                <w:color w:val="999999"/>
              </w:rPr>
            </w:pPr>
            <w:r w:rsidRPr="00FA760A">
              <w:t xml:space="preserve">A </w:t>
            </w:r>
            <w:r w:rsidR="0082102D" w:rsidRPr="00FA760A">
              <w:t>continuación,</w:t>
            </w:r>
            <w:r w:rsidRPr="00FA760A">
              <w:t xml:space="preserve"> encontrará la definición y elementos a tener en cuenta de los requisitos de </w:t>
            </w:r>
            <w:r w:rsidR="00A455DC" w:rsidRPr="00FA760A">
              <w:rPr>
                <w:i/>
                <w:iCs/>
              </w:rPr>
              <w:t>software</w:t>
            </w:r>
            <w:r w:rsidRPr="00FA760A">
              <w:t>.</w:t>
            </w:r>
          </w:p>
        </w:tc>
      </w:tr>
      <w:tr w:rsidR="00F26E80" w:rsidRPr="00FA760A" w14:paraId="61A5D9AF" w14:textId="77777777">
        <w:trPr>
          <w:trHeight w:val="420"/>
        </w:trPr>
        <w:tc>
          <w:tcPr>
            <w:tcW w:w="15690" w:type="dxa"/>
            <w:gridSpan w:val="2"/>
            <w:shd w:val="clear" w:color="auto" w:fill="auto"/>
            <w:tcMar>
              <w:top w:w="100" w:type="dxa"/>
              <w:left w:w="100" w:type="dxa"/>
              <w:bottom w:w="100" w:type="dxa"/>
              <w:right w:w="100" w:type="dxa"/>
            </w:tcMar>
          </w:tcPr>
          <w:p w14:paraId="000000E9" w14:textId="77777777" w:rsidR="00F26E80" w:rsidRPr="00FA760A" w:rsidRDefault="00000000" w:rsidP="00A455DC">
            <w:pPr>
              <w:widowControl w:val="0"/>
              <w:jc w:val="center"/>
            </w:pPr>
            <w:r w:rsidRPr="00FA760A">
              <w:rPr>
                <w:noProof/>
              </w:rPr>
              <w:lastRenderedPageBreak/>
              <w:drawing>
                <wp:inline distT="0" distB="0" distL="0" distR="0" wp14:anchorId="4D3CCD49" wp14:editId="309C380C">
                  <wp:extent cx="2589515" cy="1701452"/>
                  <wp:effectExtent l="0" t="0" r="0" b="0"/>
                  <wp:docPr id="46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a:srcRect/>
                          <a:stretch>
                            <a:fillRect/>
                          </a:stretch>
                        </pic:blipFill>
                        <pic:spPr>
                          <a:xfrm>
                            <a:off x="0" y="0"/>
                            <a:ext cx="2589515" cy="1701452"/>
                          </a:xfrm>
                          <a:prstGeom prst="rect">
                            <a:avLst/>
                          </a:prstGeom>
                          <a:ln/>
                        </pic:spPr>
                      </pic:pic>
                    </a:graphicData>
                  </a:graphic>
                </wp:inline>
              </w:drawing>
            </w:r>
          </w:p>
          <w:p w14:paraId="000000EA" w14:textId="77777777" w:rsidR="00F26E80" w:rsidRPr="00FA760A" w:rsidRDefault="00000000" w:rsidP="00A455DC">
            <w:pPr>
              <w:widowControl w:val="0"/>
              <w:rPr>
                <w:color w:val="999999"/>
              </w:rPr>
            </w:pPr>
            <w:r w:rsidRPr="00FA760A">
              <w:t>Imagen de referencia (o similar)</w:t>
            </w:r>
          </w:p>
          <w:p w14:paraId="000000EB" w14:textId="77777777" w:rsidR="00F26E80" w:rsidRPr="00FA760A" w:rsidRDefault="00000000" w:rsidP="00A455DC">
            <w:pPr>
              <w:widowControl w:val="0"/>
              <w:rPr>
                <w:color w:val="999999"/>
              </w:rPr>
            </w:pPr>
            <w:hyperlink r:id="rId53">
              <w:r w:rsidRPr="00FA760A">
                <w:rPr>
                  <w:color w:val="0000FF"/>
                  <w:u w:val="single"/>
                </w:rPr>
                <w:t>https://acortar.link/SqOBOg</w:t>
              </w:r>
            </w:hyperlink>
          </w:p>
          <w:p w14:paraId="000000EC" w14:textId="77777777" w:rsidR="00F26E80" w:rsidRPr="00FA760A" w:rsidRDefault="00000000" w:rsidP="00A455DC">
            <w:pPr>
              <w:widowControl w:val="0"/>
              <w:rPr>
                <w:b/>
              </w:rPr>
            </w:pPr>
            <w:r w:rsidRPr="00FA760A">
              <w:t>228130_i21</w:t>
            </w:r>
          </w:p>
        </w:tc>
      </w:tr>
      <w:tr w:rsidR="00F26E80" w:rsidRPr="00FA760A" w14:paraId="066C019D" w14:textId="77777777">
        <w:tc>
          <w:tcPr>
            <w:tcW w:w="4680" w:type="dxa"/>
            <w:shd w:val="clear" w:color="auto" w:fill="auto"/>
            <w:tcMar>
              <w:top w:w="100" w:type="dxa"/>
              <w:left w:w="100" w:type="dxa"/>
              <w:bottom w:w="100" w:type="dxa"/>
              <w:right w:w="100" w:type="dxa"/>
            </w:tcMar>
          </w:tcPr>
          <w:p w14:paraId="000000EE" w14:textId="77777777" w:rsidR="00F26E80" w:rsidRPr="00FA760A" w:rsidRDefault="00000000" w:rsidP="00A455DC">
            <w:pPr>
              <w:widowControl w:val="0"/>
              <w:jc w:val="center"/>
            </w:pPr>
            <w:r w:rsidRPr="00FA760A">
              <w:rPr>
                <w:noProof/>
              </w:rPr>
              <w:drawing>
                <wp:inline distT="0" distB="0" distL="0" distR="0" wp14:anchorId="741EE59E" wp14:editId="605BE69E">
                  <wp:extent cx="1895498" cy="1326849"/>
                  <wp:effectExtent l="0" t="0" r="0" b="0"/>
                  <wp:docPr id="463" name="image38.jpg" descr="Conversación con los bots de charla. Persona que utiliza el servicio de atención al cliente en línea con chat bot para obtener ayuda. Inteligencia artificial y tecnología de automatización de software CRM. Asistente virtual en internet."/>
                  <wp:cNvGraphicFramePr/>
                  <a:graphic xmlns:a="http://schemas.openxmlformats.org/drawingml/2006/main">
                    <a:graphicData uri="http://schemas.openxmlformats.org/drawingml/2006/picture">
                      <pic:pic xmlns:pic="http://schemas.openxmlformats.org/drawingml/2006/picture">
                        <pic:nvPicPr>
                          <pic:cNvPr id="0" name="image38.jpg" descr="Conversación con los bots de charla. Persona que utiliza el servicio de atención al cliente en línea con chat bot para obtener ayuda. Inteligencia artificial y tecnología de automatización de software CRM. Asistente virtual en internet."/>
                          <pic:cNvPicPr preferRelativeResize="0"/>
                        </pic:nvPicPr>
                        <pic:blipFill>
                          <a:blip r:embed="rId54"/>
                          <a:srcRect/>
                          <a:stretch>
                            <a:fillRect/>
                          </a:stretch>
                        </pic:blipFill>
                        <pic:spPr>
                          <a:xfrm>
                            <a:off x="0" y="0"/>
                            <a:ext cx="1895498" cy="1326849"/>
                          </a:xfrm>
                          <a:prstGeom prst="rect">
                            <a:avLst/>
                          </a:prstGeom>
                          <a:ln/>
                        </pic:spPr>
                      </pic:pic>
                    </a:graphicData>
                  </a:graphic>
                </wp:inline>
              </w:drawing>
            </w:r>
          </w:p>
          <w:p w14:paraId="000000EF" w14:textId="77777777" w:rsidR="00F26E80" w:rsidRPr="00FA760A" w:rsidRDefault="00000000" w:rsidP="00A455DC">
            <w:pPr>
              <w:widowControl w:val="0"/>
              <w:rPr>
                <w:color w:val="999999"/>
              </w:rPr>
            </w:pPr>
            <w:r w:rsidRPr="00FA760A">
              <w:t>Imagen de referencia (o similar)</w:t>
            </w:r>
          </w:p>
          <w:p w14:paraId="000000F0" w14:textId="77777777" w:rsidR="00F26E80" w:rsidRPr="00FA760A" w:rsidRDefault="00000000" w:rsidP="00A455DC">
            <w:pPr>
              <w:widowControl w:val="0"/>
              <w:rPr>
                <w:color w:val="999999"/>
                <w:lang w:val="en-US"/>
              </w:rPr>
            </w:pPr>
            <w:hyperlink r:id="rId55">
              <w:r w:rsidRPr="00FA760A">
                <w:rPr>
                  <w:color w:val="0000FF"/>
                  <w:u w:val="single"/>
                  <w:lang w:val="en-US"/>
                </w:rPr>
                <w:t>https://acortar.link/N0RyOs</w:t>
              </w:r>
            </w:hyperlink>
            <w:r w:rsidRPr="00FA760A">
              <w:rPr>
                <w:color w:val="999999"/>
                <w:lang w:val="en-US"/>
              </w:rPr>
              <w:t xml:space="preserve"> </w:t>
            </w:r>
          </w:p>
          <w:p w14:paraId="000000F1" w14:textId="77777777" w:rsidR="00F26E80" w:rsidRPr="00FA760A" w:rsidRDefault="00000000" w:rsidP="00A455DC">
            <w:pPr>
              <w:widowControl w:val="0"/>
              <w:rPr>
                <w:lang w:val="en-US"/>
              </w:rPr>
            </w:pPr>
            <w:r w:rsidRPr="00FA760A">
              <w:rPr>
                <w:lang w:val="en-US"/>
              </w:rPr>
              <w:t>228130_i22</w:t>
            </w:r>
          </w:p>
        </w:tc>
        <w:tc>
          <w:tcPr>
            <w:tcW w:w="11010" w:type="dxa"/>
            <w:shd w:val="clear" w:color="auto" w:fill="auto"/>
            <w:tcMar>
              <w:top w:w="100" w:type="dxa"/>
              <w:left w:w="100" w:type="dxa"/>
              <w:bottom w:w="100" w:type="dxa"/>
              <w:right w:w="100" w:type="dxa"/>
            </w:tcMar>
          </w:tcPr>
          <w:p w14:paraId="000000F2" w14:textId="77777777" w:rsidR="00F26E80" w:rsidRPr="00FA760A" w:rsidRDefault="00000000" w:rsidP="00A455DC">
            <w:pPr>
              <w:widowControl w:val="0"/>
              <w:rPr>
                <w:b/>
              </w:rPr>
            </w:pPr>
            <w:r w:rsidRPr="00FA760A">
              <w:rPr>
                <w:b/>
              </w:rPr>
              <w:t>Definición</w:t>
            </w:r>
          </w:p>
          <w:p w14:paraId="000000F3" w14:textId="0ACD7258" w:rsidR="00F26E80" w:rsidRPr="00FA760A" w:rsidRDefault="00000000" w:rsidP="00A455DC">
            <w:pPr>
              <w:spacing w:after="120"/>
              <w:jc w:val="both"/>
            </w:pPr>
            <w:r w:rsidRPr="00FA760A">
              <w:rPr>
                <w:color w:val="000000"/>
              </w:rPr>
              <w:t xml:space="preserve">Los requisitos </w:t>
            </w:r>
            <w:r w:rsidR="00A455DC" w:rsidRPr="00FA760A">
              <w:rPr>
                <w:i/>
                <w:iCs/>
                <w:color w:val="000000"/>
              </w:rPr>
              <w:t>software</w:t>
            </w:r>
            <w:r w:rsidRPr="00FA760A">
              <w:rPr>
                <w:color w:val="000000"/>
              </w:rPr>
              <w:t xml:space="preserve"> son la definición de las características y funciones del sistema planteado. Dichos re</w:t>
            </w:r>
            <w:sdt>
              <w:sdtPr>
                <w:tag w:val="goog_rdk_160"/>
                <w:id w:val="1698271737"/>
              </w:sdtPr>
              <w:sdtContent>
                <w:r w:rsidRPr="00FA760A">
                  <w:rPr>
                    <w:color w:val="000000"/>
                  </w:rPr>
                  <w:t xml:space="preserve">querimientos </w:t>
                </w:r>
              </w:sdtContent>
            </w:sdt>
            <w:r w:rsidRPr="00FA760A">
              <w:rPr>
                <w:color w:val="000000"/>
              </w:rPr>
              <w:t>anuncian lo</w:t>
            </w:r>
            <w:sdt>
              <w:sdtPr>
                <w:tag w:val="goog_rdk_162"/>
                <w:id w:val="-1855800871"/>
              </w:sdtPr>
              <w:sdtContent>
                <w:r w:rsidRPr="00FA760A">
                  <w:rPr>
                    <w:color w:val="000000"/>
                  </w:rPr>
                  <w:t xml:space="preserve"> que </w:t>
                </w:r>
              </w:sdtContent>
            </w:sdt>
            <w:r w:rsidRPr="00FA760A">
              <w:rPr>
                <w:color w:val="000000"/>
              </w:rPr>
              <w:t xml:space="preserve"> los clientes necesitan o pretenden, dejan claro sus expectativas; no obstante, en algunas ocasiones, los mencionados requisitos pueden quedan ocultos a la vista de los interesados, pero en la retina de los usuarios, contrario sensu, la mayoría de los requisitos son obvios, incluso para el mismo cliente.</w:t>
            </w:r>
            <w:r w:rsidRPr="00FA760A">
              <w:t xml:space="preserve"> Algunas lecturas cambian la palabra “requisitos” por “servicios”, pero realmente se refieren al mismo concepto.</w:t>
            </w:r>
          </w:p>
        </w:tc>
      </w:tr>
      <w:tr w:rsidR="00F26E80" w:rsidRPr="00FA760A" w14:paraId="3934C613" w14:textId="77777777">
        <w:tc>
          <w:tcPr>
            <w:tcW w:w="4680" w:type="dxa"/>
            <w:shd w:val="clear" w:color="auto" w:fill="auto"/>
            <w:tcMar>
              <w:top w:w="100" w:type="dxa"/>
              <w:left w:w="100" w:type="dxa"/>
              <w:bottom w:w="100" w:type="dxa"/>
              <w:right w:w="100" w:type="dxa"/>
            </w:tcMar>
          </w:tcPr>
          <w:p w14:paraId="000000F4" w14:textId="77777777" w:rsidR="00F26E80" w:rsidRPr="00FA760A" w:rsidRDefault="00000000" w:rsidP="00A455DC">
            <w:pPr>
              <w:widowControl w:val="0"/>
              <w:rPr>
                <w:b/>
              </w:rPr>
            </w:pPr>
            <w:r w:rsidRPr="00FA760A">
              <w:rPr>
                <w:noProof/>
              </w:rPr>
              <w:drawing>
                <wp:inline distT="0" distB="0" distL="0" distR="0" wp14:anchorId="40AB1DEE" wp14:editId="7FA807D4">
                  <wp:extent cx="1680577" cy="1736470"/>
                  <wp:effectExtent l="0" t="0" r="0" b="0"/>
                  <wp:docPr id="464" name="image39.jpg" descr="Descripción del requisito de software descripción ilustración abstracta del vector de concepto. Descripción del sistema de software, herramienta ágil, análisis de negocios, especificaciones de desarrollo de proyectos, metáfora abstracta de documentos."/>
                  <wp:cNvGraphicFramePr/>
                  <a:graphic xmlns:a="http://schemas.openxmlformats.org/drawingml/2006/main">
                    <a:graphicData uri="http://schemas.openxmlformats.org/drawingml/2006/picture">
                      <pic:pic xmlns:pic="http://schemas.openxmlformats.org/drawingml/2006/picture">
                        <pic:nvPicPr>
                          <pic:cNvPr id="0" name="image39.jpg" descr="Descripción del requisito de software descripción ilustración abstracta del vector de concepto. Descripción del sistema de software, herramienta ágil, análisis de negocios, especificaciones de desarrollo de proyectos, metáfora abstracta de documentos."/>
                          <pic:cNvPicPr preferRelativeResize="0"/>
                        </pic:nvPicPr>
                        <pic:blipFill>
                          <a:blip r:embed="rId56"/>
                          <a:srcRect/>
                          <a:stretch>
                            <a:fillRect/>
                          </a:stretch>
                        </pic:blipFill>
                        <pic:spPr>
                          <a:xfrm>
                            <a:off x="0" y="0"/>
                            <a:ext cx="1680577" cy="1736470"/>
                          </a:xfrm>
                          <a:prstGeom prst="rect">
                            <a:avLst/>
                          </a:prstGeom>
                          <a:ln/>
                        </pic:spPr>
                      </pic:pic>
                    </a:graphicData>
                  </a:graphic>
                </wp:inline>
              </w:drawing>
            </w:r>
          </w:p>
          <w:p w14:paraId="000000F5" w14:textId="77777777" w:rsidR="00F26E80" w:rsidRPr="00FA760A" w:rsidRDefault="00000000" w:rsidP="00A455DC">
            <w:pPr>
              <w:widowControl w:val="0"/>
              <w:rPr>
                <w:color w:val="999999"/>
              </w:rPr>
            </w:pPr>
            <w:r w:rsidRPr="00FA760A">
              <w:t>Imagen de referencia (o similar)</w:t>
            </w:r>
          </w:p>
          <w:p w14:paraId="000000F6" w14:textId="77777777" w:rsidR="00F26E80" w:rsidRPr="00FA760A" w:rsidRDefault="00000000" w:rsidP="00A455DC">
            <w:pPr>
              <w:widowControl w:val="0"/>
              <w:rPr>
                <w:color w:val="999999"/>
              </w:rPr>
            </w:pPr>
            <w:hyperlink r:id="rId57">
              <w:r w:rsidRPr="00FA760A">
                <w:rPr>
                  <w:color w:val="0000FF"/>
                  <w:u w:val="single"/>
                </w:rPr>
                <w:t>https://acortar.link/O1d9pz</w:t>
              </w:r>
            </w:hyperlink>
          </w:p>
          <w:p w14:paraId="000000F7" w14:textId="77777777" w:rsidR="00F26E80" w:rsidRPr="00FA760A" w:rsidRDefault="00000000" w:rsidP="00A455DC">
            <w:pPr>
              <w:widowControl w:val="0"/>
            </w:pPr>
            <w:r w:rsidRPr="00FA760A">
              <w:t>228130_i23</w:t>
            </w:r>
          </w:p>
        </w:tc>
        <w:tc>
          <w:tcPr>
            <w:tcW w:w="11010" w:type="dxa"/>
            <w:shd w:val="clear" w:color="auto" w:fill="auto"/>
            <w:tcMar>
              <w:top w:w="100" w:type="dxa"/>
              <w:left w:w="100" w:type="dxa"/>
              <w:bottom w:w="100" w:type="dxa"/>
              <w:right w:w="100" w:type="dxa"/>
            </w:tcMar>
          </w:tcPr>
          <w:p w14:paraId="000000F8" w14:textId="77777777" w:rsidR="00F26E80" w:rsidRPr="00FA760A" w:rsidRDefault="00000000" w:rsidP="00A455DC">
            <w:pPr>
              <w:widowControl w:val="0"/>
            </w:pPr>
            <w:r w:rsidRPr="00FA760A">
              <w:rPr>
                <w:b/>
              </w:rPr>
              <w:lastRenderedPageBreak/>
              <w:t>Para tener en cuenta</w:t>
            </w:r>
          </w:p>
          <w:p w14:paraId="000000F9" w14:textId="265D33E9" w:rsidR="00F26E80" w:rsidRPr="00FA760A" w:rsidRDefault="00000000" w:rsidP="00A455DC">
            <w:pPr>
              <w:spacing w:after="120"/>
              <w:jc w:val="both"/>
            </w:pPr>
            <w:r w:rsidRPr="00FA760A">
              <w:t xml:space="preserve">Haciendo una síntesis de las características de los requerimientos, </w:t>
            </w:r>
            <w:sdt>
              <w:sdtPr>
                <w:tag w:val="goog_rdk_164"/>
                <w:id w:val="-250823597"/>
              </w:sdtPr>
              <w:sdtContent>
                <w:r w:rsidRPr="00FA760A">
                  <w:t xml:space="preserve">se puede acotar lo siguiente </w:t>
                </w:r>
              </w:sdtContent>
            </w:sdt>
            <w:sdt>
              <w:sdtPr>
                <w:tag w:val="goog_rdk_165"/>
                <w:id w:val="822090247"/>
                <w:showingPlcHdr/>
              </w:sdtPr>
              <w:sdtContent>
                <w:r w:rsidR="00A455DC" w:rsidRPr="00FA760A">
                  <w:t xml:space="preserve">     </w:t>
                </w:r>
              </w:sdtContent>
            </w:sdt>
            <w:r w:rsidRPr="00FA760A">
              <w:t>:</w:t>
            </w:r>
          </w:p>
          <w:p w14:paraId="000000FA" w14:textId="77777777" w:rsidR="00F26E80" w:rsidRPr="00FA760A" w:rsidRDefault="00000000" w:rsidP="00A455DC">
            <w:pPr>
              <w:numPr>
                <w:ilvl w:val="0"/>
                <w:numId w:val="8"/>
              </w:numPr>
              <w:pBdr>
                <w:top w:val="nil"/>
                <w:left w:val="nil"/>
                <w:bottom w:val="nil"/>
                <w:right w:val="nil"/>
                <w:between w:val="nil"/>
              </w:pBdr>
              <w:ind w:left="178" w:hanging="178"/>
              <w:jc w:val="both"/>
              <w:rPr>
                <w:color w:val="000000"/>
              </w:rPr>
            </w:pPr>
            <w:r w:rsidRPr="00FA760A">
              <w:rPr>
                <w:color w:val="000000"/>
              </w:rPr>
              <w:t>Deben ser específicos y concretos, no puede existir ambigüedad alguna.</w:t>
            </w:r>
          </w:p>
          <w:p w14:paraId="000000FB" w14:textId="52CB06E6" w:rsidR="00F26E80" w:rsidRPr="00FA760A" w:rsidRDefault="00000000" w:rsidP="00A455DC">
            <w:pPr>
              <w:numPr>
                <w:ilvl w:val="0"/>
                <w:numId w:val="8"/>
              </w:numPr>
              <w:pBdr>
                <w:top w:val="nil"/>
                <w:left w:val="nil"/>
                <w:bottom w:val="nil"/>
                <w:right w:val="nil"/>
                <w:between w:val="nil"/>
              </w:pBdr>
              <w:ind w:left="178" w:hanging="178"/>
              <w:jc w:val="both"/>
              <w:rPr>
                <w:color w:val="000000"/>
              </w:rPr>
            </w:pPr>
            <w:r w:rsidRPr="00FA760A">
              <w:rPr>
                <w:color w:val="000000"/>
              </w:rPr>
              <w:t>Deben ser realizable</w:t>
            </w:r>
            <w:sdt>
              <w:sdtPr>
                <w:tag w:val="goog_rdk_166"/>
                <w:id w:val="-922253171"/>
              </w:sdtPr>
              <w:sdtContent>
                <w:r w:rsidRPr="00FA760A">
                  <w:rPr>
                    <w:color w:val="000000"/>
                  </w:rPr>
                  <w:t>s</w:t>
                </w:r>
              </w:sdtContent>
            </w:sdt>
            <w:r w:rsidRPr="00FA760A">
              <w:rPr>
                <w:color w:val="000000"/>
              </w:rPr>
              <w:t xml:space="preserve"> y aterrizados; puesto que se construyen</w:t>
            </w:r>
            <w:sdt>
              <w:sdtPr>
                <w:tag w:val="goog_rdk_167"/>
                <w:id w:val="-723447008"/>
              </w:sdtPr>
              <w:sdtContent>
                <w:r w:rsidRPr="00FA760A">
                  <w:rPr>
                    <w:color w:val="000000"/>
                  </w:rPr>
                  <w:t xml:space="preserve"> </w:t>
                </w:r>
              </w:sdtContent>
            </w:sdt>
            <w:r w:rsidRPr="00FA760A">
              <w:rPr>
                <w:color w:val="000000"/>
              </w:rPr>
              <w:t>s</w:t>
            </w:r>
            <w:sdt>
              <w:sdtPr>
                <w:tag w:val="goog_rdk_169"/>
                <w:id w:val="1488206202"/>
              </w:sdtPr>
              <w:sdtContent>
                <w:r w:rsidRPr="00FA760A">
                  <w:rPr>
                    <w:color w:val="000000"/>
                  </w:rPr>
                  <w:t>ervicios</w:t>
                </w:r>
              </w:sdtContent>
            </w:sdt>
            <w:r w:rsidRPr="00FA760A">
              <w:rPr>
                <w:color w:val="000000"/>
              </w:rPr>
              <w:t xml:space="preserve"> que son irrealizables.</w:t>
            </w:r>
          </w:p>
          <w:p w14:paraId="000000FC" w14:textId="3DF443A8" w:rsidR="00F26E80" w:rsidRPr="00FA760A" w:rsidRDefault="00000000" w:rsidP="00A455DC">
            <w:pPr>
              <w:numPr>
                <w:ilvl w:val="0"/>
                <w:numId w:val="8"/>
              </w:numPr>
              <w:pBdr>
                <w:top w:val="nil"/>
                <w:left w:val="nil"/>
                <w:bottom w:val="nil"/>
                <w:right w:val="nil"/>
                <w:between w:val="nil"/>
              </w:pBdr>
              <w:ind w:left="178" w:hanging="178"/>
              <w:jc w:val="both"/>
            </w:pPr>
            <w:sdt>
              <w:sdtPr>
                <w:tag w:val="goog_rdk_171"/>
                <w:id w:val="1220865667"/>
              </w:sdtPr>
              <w:sdtContent>
                <w:r w:rsidRPr="00FA760A">
                  <w:rPr>
                    <w:color w:val="000000"/>
                  </w:rPr>
                  <w:t>S</w:t>
                </w:r>
              </w:sdtContent>
            </w:sdt>
            <w:r w:rsidRPr="00FA760A">
              <w:rPr>
                <w:color w:val="000000"/>
              </w:rPr>
              <w:t xml:space="preserve">er pertinentes, </w:t>
            </w:r>
            <w:sdt>
              <w:sdtPr>
                <w:tag w:val="goog_rdk_173"/>
                <w:id w:val="-87855700"/>
              </w:sdtPr>
              <w:sdtContent>
                <w:r w:rsidRPr="00FA760A">
                  <w:rPr>
                    <w:color w:val="000000"/>
                  </w:rPr>
                  <w:t>dado a</w:t>
                </w:r>
              </w:sdtContent>
            </w:sdt>
            <w:r w:rsidRPr="00FA760A">
              <w:rPr>
                <w:color w:val="000000"/>
              </w:rPr>
              <w:t xml:space="preserve"> que los requisitos deben centrarse en el caso de estudio actual y no tratar de solucionar otras situaciones que no aplican a</w:t>
            </w:r>
            <w:sdt>
              <w:sdtPr>
                <w:tag w:val="goog_rdk_175"/>
                <w:id w:val="-1621991635"/>
              </w:sdtPr>
              <w:sdtContent>
                <w:r w:rsidRPr="00FA760A">
                  <w:rPr>
                    <w:color w:val="000000"/>
                  </w:rPr>
                  <w:t>l c</w:t>
                </w:r>
              </w:sdtContent>
            </w:sdt>
            <w:r w:rsidRPr="00FA760A">
              <w:rPr>
                <w:color w:val="000000"/>
              </w:rPr>
              <w:t>aso.</w:t>
            </w:r>
          </w:p>
          <w:p w14:paraId="000000FD" w14:textId="72F337B7" w:rsidR="00F26E80" w:rsidRPr="00FA760A" w:rsidRDefault="00000000" w:rsidP="00A455DC">
            <w:pPr>
              <w:numPr>
                <w:ilvl w:val="0"/>
                <w:numId w:val="8"/>
              </w:numPr>
              <w:pBdr>
                <w:top w:val="nil"/>
                <w:left w:val="nil"/>
                <w:bottom w:val="nil"/>
                <w:right w:val="nil"/>
                <w:between w:val="nil"/>
              </w:pBdr>
              <w:spacing w:after="120"/>
              <w:ind w:left="178" w:hanging="178"/>
              <w:jc w:val="both"/>
            </w:pPr>
            <w:sdt>
              <w:sdtPr>
                <w:tag w:val="goog_rdk_178"/>
                <w:id w:val="1585266806"/>
              </w:sdtPr>
              <w:sdtContent>
                <w:r w:rsidRPr="00FA760A">
                  <w:rPr>
                    <w:color w:val="000000"/>
                  </w:rPr>
                  <w:t>P</w:t>
                </w:r>
              </w:sdtContent>
            </w:sdt>
            <w:r w:rsidRPr="00FA760A">
              <w:rPr>
                <w:color w:val="000000"/>
              </w:rPr>
              <w:t>riorizar los requerimientos, es decir, no se puede medir de la misma forma tod</w:t>
            </w:r>
            <w:sdt>
              <w:sdtPr>
                <w:tag w:val="goog_rdk_180"/>
                <w:id w:val="-1165161182"/>
              </w:sdtPr>
              <w:sdtContent>
                <w:r w:rsidRPr="00FA760A">
                  <w:rPr>
                    <w:color w:val="000000"/>
                  </w:rPr>
                  <w:t>as las peticiones</w:t>
                </w:r>
              </w:sdtContent>
            </w:sdt>
            <w:r w:rsidRPr="00FA760A">
              <w:rPr>
                <w:color w:val="000000"/>
              </w:rPr>
              <w:t xml:space="preserve">, lo normal es que para cumplir algunos, ya se tengan otros </w:t>
            </w:r>
            <w:sdt>
              <w:sdtPr>
                <w:tag w:val="goog_rdk_183"/>
                <w:id w:val="-70964945"/>
              </w:sdtPr>
              <w:sdtContent>
                <w:r w:rsidRPr="00FA760A">
                  <w:rPr>
                    <w:color w:val="000000"/>
                  </w:rPr>
                  <w:t>ejecutados</w:t>
                </w:r>
              </w:sdtContent>
            </w:sdt>
            <w:sdt>
              <w:sdtPr>
                <w:tag w:val="goog_rdk_184"/>
                <w:id w:val="911656816"/>
                <w:showingPlcHdr/>
              </w:sdtPr>
              <w:sdtContent>
                <w:r w:rsidR="00A455DC" w:rsidRPr="00FA760A">
                  <w:t xml:space="preserve">     </w:t>
                </w:r>
              </w:sdtContent>
            </w:sdt>
            <w:r w:rsidRPr="00FA760A">
              <w:rPr>
                <w:color w:val="000000"/>
              </w:rPr>
              <w:t>.</w:t>
            </w:r>
          </w:p>
        </w:tc>
      </w:tr>
    </w:tbl>
    <w:p w14:paraId="000000FE" w14:textId="77777777" w:rsidR="00F26E80" w:rsidRPr="00FA760A" w:rsidRDefault="00F26E80" w:rsidP="00A455DC">
      <w:pPr>
        <w:pBdr>
          <w:top w:val="nil"/>
          <w:left w:val="nil"/>
          <w:bottom w:val="nil"/>
          <w:right w:val="nil"/>
          <w:between w:val="nil"/>
        </w:pBdr>
        <w:spacing w:line="240" w:lineRule="auto"/>
        <w:jc w:val="both"/>
        <w:rPr>
          <w:b/>
          <w:color w:val="000000"/>
        </w:rPr>
      </w:pPr>
    </w:p>
    <w:p w14:paraId="000000FF" w14:textId="77777777" w:rsidR="00F26E80" w:rsidRPr="00FA760A" w:rsidRDefault="00F26E80" w:rsidP="00A455DC">
      <w:pPr>
        <w:pBdr>
          <w:top w:val="nil"/>
          <w:left w:val="nil"/>
          <w:bottom w:val="nil"/>
          <w:right w:val="nil"/>
          <w:between w:val="nil"/>
        </w:pBdr>
        <w:spacing w:line="240" w:lineRule="auto"/>
        <w:jc w:val="both"/>
      </w:pPr>
    </w:p>
    <w:p w14:paraId="00000100" w14:textId="3B5FD6A5" w:rsidR="00F26E80" w:rsidRPr="00FA760A" w:rsidRDefault="00000000" w:rsidP="00A455DC">
      <w:pPr>
        <w:spacing w:after="120" w:line="240" w:lineRule="auto"/>
        <w:rPr>
          <w:b/>
        </w:rPr>
      </w:pPr>
      <w:r w:rsidRPr="00FA760A">
        <w:t xml:space="preserve">1.1 </w:t>
      </w:r>
      <w:r w:rsidRPr="00FA760A">
        <w:rPr>
          <w:b/>
        </w:rPr>
        <w:t xml:space="preserve">Requisitos </w:t>
      </w:r>
      <w:sdt>
        <w:sdtPr>
          <w:tag w:val="goog_rdk_185"/>
          <w:id w:val="1899936245"/>
        </w:sdtPr>
        <w:sdtContent>
          <w:r w:rsidRPr="00FA760A">
            <w:rPr>
              <w:b/>
            </w:rPr>
            <w:t>f</w:t>
          </w:r>
        </w:sdtContent>
      </w:sdt>
      <w:r w:rsidRPr="00FA760A">
        <w:rPr>
          <w:b/>
        </w:rPr>
        <w:t>uncionales</w:t>
      </w:r>
    </w:p>
    <w:tbl>
      <w:tblPr>
        <w:tblStyle w:val="affffff9"/>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0502"/>
        <w:gridCol w:w="3640"/>
      </w:tblGrid>
      <w:tr w:rsidR="00F26E80" w:rsidRPr="00FA760A" w14:paraId="6DA31FB7" w14:textId="77777777">
        <w:trPr>
          <w:trHeight w:val="580"/>
        </w:trPr>
        <w:tc>
          <w:tcPr>
            <w:tcW w:w="1560" w:type="dxa"/>
            <w:shd w:val="clear" w:color="auto" w:fill="C9DAF8"/>
            <w:tcMar>
              <w:top w:w="100" w:type="dxa"/>
              <w:left w:w="100" w:type="dxa"/>
              <w:bottom w:w="100" w:type="dxa"/>
              <w:right w:w="100" w:type="dxa"/>
            </w:tcMar>
          </w:tcPr>
          <w:p w14:paraId="00000101" w14:textId="77777777" w:rsidR="00F26E80" w:rsidRPr="00FA760A" w:rsidRDefault="00000000" w:rsidP="00A455DC">
            <w:pPr>
              <w:widowControl w:val="0"/>
              <w:jc w:val="center"/>
              <w:rPr>
                <w:b/>
              </w:rPr>
            </w:pPr>
            <w:r w:rsidRPr="00FA760A">
              <w:rPr>
                <w:b/>
              </w:rPr>
              <w:t>Tipo de recurso</w:t>
            </w:r>
          </w:p>
        </w:tc>
        <w:tc>
          <w:tcPr>
            <w:tcW w:w="14142" w:type="dxa"/>
            <w:gridSpan w:val="2"/>
            <w:shd w:val="clear" w:color="auto" w:fill="C9DAF8"/>
            <w:tcMar>
              <w:top w:w="100" w:type="dxa"/>
              <w:left w:w="100" w:type="dxa"/>
              <w:bottom w:w="100" w:type="dxa"/>
              <w:right w:w="100" w:type="dxa"/>
            </w:tcMar>
          </w:tcPr>
          <w:p w14:paraId="00000102" w14:textId="77777777" w:rsidR="00F26E80" w:rsidRPr="00FA760A" w:rsidRDefault="00000000" w:rsidP="00A455DC">
            <w:pPr>
              <w:pStyle w:val="Ttulo"/>
              <w:widowControl w:val="0"/>
              <w:jc w:val="center"/>
              <w:rPr>
                <w:sz w:val="22"/>
                <w:szCs w:val="22"/>
              </w:rPr>
            </w:pPr>
            <w:r w:rsidRPr="00FA760A">
              <w:rPr>
                <w:sz w:val="22"/>
                <w:szCs w:val="22"/>
              </w:rPr>
              <w:t>Slider Presentación</w:t>
            </w:r>
          </w:p>
        </w:tc>
      </w:tr>
      <w:tr w:rsidR="00F26E80" w:rsidRPr="00FA760A" w14:paraId="5F40546B" w14:textId="77777777">
        <w:trPr>
          <w:trHeight w:val="420"/>
        </w:trPr>
        <w:tc>
          <w:tcPr>
            <w:tcW w:w="1560" w:type="dxa"/>
            <w:shd w:val="clear" w:color="auto" w:fill="auto"/>
            <w:tcMar>
              <w:top w:w="100" w:type="dxa"/>
              <w:left w:w="100" w:type="dxa"/>
              <w:bottom w:w="100" w:type="dxa"/>
              <w:right w:w="100" w:type="dxa"/>
            </w:tcMar>
          </w:tcPr>
          <w:p w14:paraId="00000104" w14:textId="77777777" w:rsidR="00F26E80" w:rsidRPr="00FA760A" w:rsidRDefault="00000000" w:rsidP="00A455DC">
            <w:pPr>
              <w:widowControl w:val="0"/>
              <w:rPr>
                <w:b/>
              </w:rPr>
            </w:pPr>
            <w:r w:rsidRPr="00FA760A">
              <w:rPr>
                <w:b/>
              </w:rPr>
              <w:t>Introducción</w:t>
            </w:r>
          </w:p>
        </w:tc>
        <w:tc>
          <w:tcPr>
            <w:tcW w:w="14142" w:type="dxa"/>
            <w:gridSpan w:val="2"/>
            <w:shd w:val="clear" w:color="auto" w:fill="auto"/>
            <w:tcMar>
              <w:top w:w="100" w:type="dxa"/>
              <w:left w:w="100" w:type="dxa"/>
              <w:bottom w:w="100" w:type="dxa"/>
              <w:right w:w="100" w:type="dxa"/>
            </w:tcMar>
          </w:tcPr>
          <w:p w14:paraId="00000105" w14:textId="64697859" w:rsidR="00F26E80" w:rsidRPr="00FA760A" w:rsidRDefault="00000000" w:rsidP="00A455DC">
            <w:pPr>
              <w:widowControl w:val="0"/>
              <w:rPr>
                <w:color w:val="999999"/>
              </w:rPr>
            </w:pPr>
            <w:sdt>
              <w:sdtPr>
                <w:tag w:val="goog_rdk_188"/>
                <w:id w:val="1275605947"/>
              </w:sdtPr>
              <w:sdtContent>
                <w:r w:rsidRPr="00FA760A">
                  <w:t xml:space="preserve">En el siguiente ítem, </w:t>
                </w:r>
              </w:sdtContent>
            </w:sdt>
            <w:r w:rsidRPr="00FA760A">
              <w:t xml:space="preserve">encontrará información </w:t>
            </w:r>
            <w:sdt>
              <w:sdtPr>
                <w:tag w:val="goog_rdk_190"/>
                <w:id w:val="-548836433"/>
              </w:sdtPr>
              <w:sdtContent/>
            </w:sdt>
            <w:r w:rsidRPr="00FA760A">
              <w:t xml:space="preserve">sobre los requisitos funcionales de un proyecto de desarrollo de </w:t>
            </w:r>
            <w:r w:rsidR="00A455DC" w:rsidRPr="00FA760A">
              <w:rPr>
                <w:i/>
                <w:iCs/>
              </w:rPr>
              <w:t>software</w:t>
            </w:r>
            <w:r w:rsidRPr="00FA760A">
              <w:t>.</w:t>
            </w:r>
          </w:p>
        </w:tc>
      </w:tr>
      <w:tr w:rsidR="00F26E80" w:rsidRPr="00FA760A" w14:paraId="14A2CBD1" w14:textId="77777777">
        <w:trPr>
          <w:trHeight w:val="420"/>
        </w:trPr>
        <w:tc>
          <w:tcPr>
            <w:tcW w:w="12062" w:type="dxa"/>
            <w:gridSpan w:val="2"/>
            <w:shd w:val="clear" w:color="auto" w:fill="auto"/>
            <w:tcMar>
              <w:top w:w="100" w:type="dxa"/>
              <w:left w:w="100" w:type="dxa"/>
              <w:bottom w:w="100" w:type="dxa"/>
              <w:right w:w="100" w:type="dxa"/>
            </w:tcMar>
          </w:tcPr>
          <w:p w14:paraId="00000107" w14:textId="77777777" w:rsidR="00F26E80" w:rsidRPr="00FA760A" w:rsidRDefault="00000000" w:rsidP="00A455DC">
            <w:pPr>
              <w:widowControl w:val="0"/>
              <w:rPr>
                <w:b/>
              </w:rPr>
            </w:pPr>
            <w:r w:rsidRPr="00FA760A">
              <w:rPr>
                <w:b/>
              </w:rPr>
              <w:t>Definición</w:t>
            </w:r>
          </w:p>
          <w:p w14:paraId="00000108" w14:textId="15825B08" w:rsidR="00F26E80" w:rsidRPr="00FA760A" w:rsidRDefault="00000000" w:rsidP="00A455DC">
            <w:pPr>
              <w:spacing w:after="120"/>
              <w:jc w:val="both"/>
            </w:pPr>
            <w:r w:rsidRPr="00FA760A">
              <w:t xml:space="preserve">Los requerimientos funcionales de un proyecto de desarrollo de </w:t>
            </w:r>
            <w:r w:rsidR="00A455DC" w:rsidRPr="00FA760A">
              <w:rPr>
                <w:i/>
                <w:iCs/>
              </w:rPr>
              <w:t>software</w:t>
            </w:r>
            <w:r w:rsidRPr="00FA760A">
              <w:t xml:space="preserve"> son los que describen todas las actividades que el sistema debe realizar, es decir, definen los comportamientos o funciones, particulares o generales del mencionado </w:t>
            </w:r>
            <w:sdt>
              <w:sdtPr>
                <w:tag w:val="goog_rdk_191"/>
                <w:id w:val="-2082052310"/>
              </w:sdtPr>
              <w:sdtContent>
                <w:r w:rsidRPr="00FA760A">
                  <w:t>procesador</w:t>
                </w:r>
              </w:sdtContent>
            </w:sdt>
            <w:r w:rsidRPr="00FA760A">
              <w:t xml:space="preserve"> en determinados momentos</w:t>
            </w:r>
            <w:sdt>
              <w:sdtPr>
                <w:tag w:val="goog_rdk_193"/>
                <w:id w:val="-388807098"/>
              </w:sdtPr>
              <w:sdtContent>
                <w:r w:rsidRPr="00FA760A">
                  <w:t xml:space="preserve"> y condiciones</w:t>
                </w:r>
              </w:sdtContent>
            </w:sdt>
            <w:r w:rsidRPr="00FA760A">
              <w:t xml:space="preserve"> específic</w:t>
            </w:r>
            <w:sdt>
              <w:sdtPr>
                <w:tag w:val="goog_rdk_194"/>
                <w:id w:val="788633198"/>
              </w:sdtPr>
              <w:sdtContent>
                <w:r w:rsidRPr="00FA760A">
                  <w:t>a</w:t>
                </w:r>
              </w:sdtContent>
            </w:sdt>
            <w:r w:rsidRPr="00FA760A">
              <w:t>s. Generalmente, estos requerimientos funcionales, deben incluir procesos cumplidos por formularios, interfaces, descripciones de los flujos de trabajo, cálculos, rutinas, etc., y en general tod</w:t>
            </w:r>
            <w:sdt>
              <w:sdtPr>
                <w:tag w:val="goog_rdk_198"/>
                <w:id w:val="1186638656"/>
              </w:sdtPr>
              <w:sdtContent>
                <w:r w:rsidRPr="00FA760A">
                  <w:t>as las exigencias</w:t>
                </w:r>
              </w:sdtContent>
            </w:sdt>
            <w:r w:rsidRPr="00FA760A">
              <w:t xml:space="preserve"> de</w:t>
            </w:r>
            <w:sdt>
              <w:sdtPr>
                <w:tag w:val="goog_rdk_200"/>
                <w:id w:val="2027280268"/>
              </w:sdtPr>
              <w:sdtContent>
                <w:r w:rsidRPr="00FA760A">
                  <w:t>l</w:t>
                </w:r>
              </w:sdtContent>
            </w:sdt>
            <w:r w:rsidRPr="00FA760A">
              <w:t xml:space="preserve"> negocio que e</w:t>
            </w:r>
            <w:sdt>
              <w:sdtPr>
                <w:tag w:val="goog_rdk_201"/>
                <w:id w:val="1893531096"/>
              </w:sdtPr>
              <w:sdtContent>
                <w:r w:rsidRPr="00FA760A">
                  <w:t xml:space="preserve">l </w:t>
                </w:r>
              </w:sdtContent>
            </w:sdt>
            <w:r w:rsidRPr="00FA760A">
              <w:t>sistema debe cumplir.</w:t>
            </w:r>
          </w:p>
          <w:p w14:paraId="00000109" w14:textId="439F90C0" w:rsidR="00F26E80" w:rsidRPr="00FA760A" w:rsidRDefault="00000000" w:rsidP="00A455DC">
            <w:pPr>
              <w:spacing w:after="120"/>
              <w:jc w:val="both"/>
            </w:pPr>
            <w:sdt>
              <w:sdtPr>
                <w:tag w:val="goog_rdk_205"/>
                <w:id w:val="2113167842"/>
              </w:sdtPr>
              <w:sdtContent>
                <w:r w:rsidRPr="00FA760A">
                  <w:t>En otras palabras</w:t>
                </w:r>
              </w:sdtContent>
            </w:sdt>
            <w:r w:rsidRPr="00FA760A">
              <w:t xml:space="preserve">, los </w:t>
            </w:r>
            <w:sdt>
              <w:sdtPr>
                <w:tag w:val="goog_rdk_206"/>
                <w:id w:val="1743517753"/>
              </w:sdtPr>
              <w:sdtContent>
                <w:r w:rsidRPr="00FA760A">
                  <w:t>servicios</w:t>
                </w:r>
              </w:sdtContent>
            </w:sdt>
            <w:r w:rsidRPr="00FA760A">
              <w:t xml:space="preserve"> funcionales se definen como declaraciones d</w:t>
            </w:r>
            <w:sdt>
              <w:sdtPr>
                <w:tag w:val="goog_rdk_208"/>
                <w:id w:val="-1813253125"/>
              </w:sdtPr>
              <w:sdtContent>
                <w:r w:rsidRPr="00FA760A">
                  <w:t>el trabajo</w:t>
                </w:r>
              </w:sdtContent>
            </w:sdt>
            <w:r w:rsidRPr="00FA760A">
              <w:t xml:space="preserve"> que realizará el </w:t>
            </w:r>
            <w:r w:rsidR="00A455DC" w:rsidRPr="00FA760A">
              <w:rPr>
                <w:i/>
                <w:iCs/>
              </w:rPr>
              <w:t>software</w:t>
            </w:r>
            <w:r w:rsidRPr="00FA760A">
              <w:t xml:space="preserve"> o los resultados que debe brindarnos el </w:t>
            </w:r>
            <w:sdt>
              <w:sdtPr>
                <w:tag w:val="goog_rdk_210"/>
                <w:id w:val="-1300451585"/>
              </w:sdtPr>
              <w:sdtContent>
                <w:r w:rsidRPr="00FA760A">
                  <w:t>mismo</w:t>
                </w:r>
              </w:sdtContent>
            </w:sdt>
            <w:r w:rsidRPr="00FA760A">
              <w:t xml:space="preserve"> ante el ingreso de determinados datos; aclarando que el término “datos de entradas”, no necesariamente se refiere exclusivamente a la información digitada por los usuarios, también puede ser respuestas automáticas de otros </w:t>
            </w:r>
            <w:sdt>
              <w:sdtPr>
                <w:tag w:val="goog_rdk_213"/>
                <w:id w:val="2123108305"/>
              </w:sdtPr>
              <w:sdtContent>
                <w:r w:rsidRPr="00FA760A">
                  <w:t>desarrollos</w:t>
                </w:r>
              </w:sdtContent>
            </w:sdt>
            <w:r w:rsidRPr="00FA760A">
              <w:t xml:space="preserve"> e incluso procesos predefinidos. Lo anterior, sin mencionar que, en muchas ocasiones, los requisitos funcionales establecen clara y explícitamente lo que el si</w:t>
            </w:r>
            <w:sdt>
              <w:sdtPr>
                <w:tag w:val="goog_rdk_216"/>
                <w:id w:val="-1238013343"/>
              </w:sdtPr>
              <w:sdtContent>
                <w:r w:rsidRPr="00FA760A">
                  <w:t>stema</w:t>
                </w:r>
              </w:sdtContent>
            </w:sdt>
            <w:r w:rsidRPr="00FA760A">
              <w:t xml:space="preserve"> no debe o no puede hacer. Esto no se </w:t>
            </w:r>
            <w:sdt>
              <w:sdtPr>
                <w:tag w:val="goog_rdk_218"/>
                <w:id w:val="-1929956443"/>
              </w:sdtPr>
              <w:sdtContent>
                <w:r w:rsidRPr="00FA760A">
                  <w:t>concretar c</w:t>
                </w:r>
              </w:sdtContent>
            </w:sdt>
            <w:r w:rsidRPr="00FA760A">
              <w:t>omo</w:t>
            </w:r>
            <w:sdt>
              <w:sdtPr>
                <w:tag w:val="goog_rdk_220"/>
                <w:id w:val="1761329247"/>
              </w:sdtPr>
              <w:sdtContent>
                <w:r w:rsidRPr="00FA760A">
                  <w:t xml:space="preserve"> </w:t>
                </w:r>
              </w:sdtContent>
            </w:sdt>
            <w:sdt>
              <w:sdtPr>
                <w:tag w:val="goog_rdk_222"/>
                <w:id w:val="1910498377"/>
              </w:sdtPr>
              <w:sdtContent>
                <w:r w:rsidRPr="00FA760A">
                  <w:t xml:space="preserve"> </w:t>
                </w:r>
              </w:sdtContent>
            </w:sdt>
            <w:r w:rsidRPr="00FA760A">
              <w:t xml:space="preserve">definición alternativa, </w:t>
            </w:r>
            <w:sdt>
              <w:sdtPr>
                <w:tag w:val="goog_rdk_224"/>
                <w:id w:val="1601750740"/>
              </w:sdtPr>
              <w:sdtContent>
                <w:r w:rsidRPr="00FA760A">
                  <w:t xml:space="preserve">dejando </w:t>
                </w:r>
              </w:sdtContent>
            </w:sdt>
            <w:r w:rsidRPr="00FA760A">
              <w:t xml:space="preserve">claro el concepto </w:t>
            </w:r>
            <w:sdt>
              <w:sdtPr>
                <w:tag w:val="goog_rdk_226"/>
                <w:id w:val="-1363589633"/>
              </w:sdtPr>
              <w:sdtContent>
                <w:r w:rsidRPr="00FA760A">
                  <w:t>de</w:t>
                </w:r>
              </w:sdtContent>
            </w:sdt>
            <w:r w:rsidRPr="00FA760A">
              <w:t xml:space="preserve"> requerimiento funcional</w:t>
            </w:r>
            <w:sdt>
              <w:sdtPr>
                <w:tag w:val="goog_rdk_229"/>
                <w:id w:val="1979488694"/>
              </w:sdtPr>
              <w:sdtContent>
                <w:r w:rsidRPr="00FA760A">
                  <w:t xml:space="preserve">, </w:t>
                </w:r>
              </w:sdtContent>
            </w:sdt>
            <w:r w:rsidRPr="00FA760A">
              <w:t>mediante una declaración negativa de lo que no puede pasar; lo cual lo convierte en algo correcto y necesario determinar cuándo se presente.</w:t>
            </w:r>
          </w:p>
        </w:tc>
        <w:tc>
          <w:tcPr>
            <w:tcW w:w="3640" w:type="dxa"/>
            <w:shd w:val="clear" w:color="auto" w:fill="auto"/>
            <w:tcMar>
              <w:top w:w="100" w:type="dxa"/>
              <w:left w:w="100" w:type="dxa"/>
              <w:bottom w:w="100" w:type="dxa"/>
              <w:right w:w="100" w:type="dxa"/>
            </w:tcMar>
          </w:tcPr>
          <w:p w14:paraId="0000010B" w14:textId="77777777" w:rsidR="00F26E80" w:rsidRPr="00FA760A" w:rsidRDefault="00000000" w:rsidP="00A455DC">
            <w:pPr>
              <w:widowControl w:val="0"/>
            </w:pPr>
            <w:r w:rsidRPr="00FA760A">
              <w:rPr>
                <w:noProof/>
              </w:rPr>
              <w:drawing>
                <wp:inline distT="0" distB="0" distL="0" distR="0" wp14:anchorId="6C413E15" wp14:editId="1DF7A564">
                  <wp:extent cx="2184400" cy="1165225"/>
                  <wp:effectExtent l="0" t="0" r="0" b="0"/>
                  <wp:docPr id="465" name="image51.jpg" descr="Análisis de requisitos en el desarrollo de negocios o sistemas, creación de requisitos de software y especificación que describe la tarea de usuario en el documento con equipo"/>
                  <wp:cNvGraphicFramePr/>
                  <a:graphic xmlns:a="http://schemas.openxmlformats.org/drawingml/2006/main">
                    <a:graphicData uri="http://schemas.openxmlformats.org/drawingml/2006/picture">
                      <pic:pic xmlns:pic="http://schemas.openxmlformats.org/drawingml/2006/picture">
                        <pic:nvPicPr>
                          <pic:cNvPr id="0" name="image51.jpg" descr="Análisis de requisitos en el desarrollo de negocios o sistemas, creación de requisitos de software y especificación que describe la tarea de usuario en el documento con equipo"/>
                          <pic:cNvPicPr preferRelativeResize="0"/>
                        </pic:nvPicPr>
                        <pic:blipFill>
                          <a:blip r:embed="rId58"/>
                          <a:srcRect/>
                          <a:stretch>
                            <a:fillRect/>
                          </a:stretch>
                        </pic:blipFill>
                        <pic:spPr>
                          <a:xfrm>
                            <a:off x="0" y="0"/>
                            <a:ext cx="2184400" cy="1165225"/>
                          </a:xfrm>
                          <a:prstGeom prst="rect">
                            <a:avLst/>
                          </a:prstGeom>
                          <a:ln/>
                        </pic:spPr>
                      </pic:pic>
                    </a:graphicData>
                  </a:graphic>
                </wp:inline>
              </w:drawing>
            </w:r>
          </w:p>
          <w:p w14:paraId="0000010C" w14:textId="77777777" w:rsidR="00F26E80" w:rsidRPr="00FA760A" w:rsidRDefault="00000000" w:rsidP="00A455DC">
            <w:pPr>
              <w:widowControl w:val="0"/>
              <w:rPr>
                <w:color w:val="999999"/>
              </w:rPr>
            </w:pPr>
            <w:r w:rsidRPr="00FA760A">
              <w:t xml:space="preserve"> Imagen de referencia (o similar)</w:t>
            </w:r>
          </w:p>
          <w:p w14:paraId="0000010D" w14:textId="77777777" w:rsidR="00F26E80" w:rsidRPr="00FA760A" w:rsidRDefault="00000000" w:rsidP="00A455DC">
            <w:pPr>
              <w:widowControl w:val="0"/>
            </w:pPr>
            <w:hyperlink r:id="rId59">
              <w:r w:rsidRPr="00FA760A">
                <w:rPr>
                  <w:color w:val="0000FF"/>
                  <w:u w:val="single"/>
                </w:rPr>
                <w:t>https://image.shutterstock.com/image-vector/requirement-analysis-business-system-development-600w-1805229358.jpg</w:t>
              </w:r>
            </w:hyperlink>
            <w:r w:rsidRPr="00FA760A">
              <w:t xml:space="preserve"> </w:t>
            </w:r>
          </w:p>
          <w:p w14:paraId="0000010E" w14:textId="77777777" w:rsidR="00F26E80" w:rsidRPr="00FA760A" w:rsidRDefault="00000000" w:rsidP="00A455DC">
            <w:pPr>
              <w:widowControl w:val="0"/>
            </w:pPr>
            <w:r w:rsidRPr="00FA760A">
              <w:t>228130_i24</w:t>
            </w:r>
          </w:p>
        </w:tc>
      </w:tr>
      <w:tr w:rsidR="00F26E80" w:rsidRPr="00FA760A" w14:paraId="4C8EAF47" w14:textId="77777777">
        <w:trPr>
          <w:trHeight w:val="420"/>
        </w:trPr>
        <w:tc>
          <w:tcPr>
            <w:tcW w:w="12062" w:type="dxa"/>
            <w:gridSpan w:val="2"/>
            <w:shd w:val="clear" w:color="auto" w:fill="auto"/>
            <w:tcMar>
              <w:top w:w="100" w:type="dxa"/>
              <w:left w:w="100" w:type="dxa"/>
              <w:bottom w:w="100" w:type="dxa"/>
              <w:right w:w="100" w:type="dxa"/>
            </w:tcMar>
          </w:tcPr>
          <w:p w14:paraId="0000010F" w14:textId="77777777" w:rsidR="00F26E80" w:rsidRPr="00FA760A" w:rsidRDefault="00000000" w:rsidP="00A455DC">
            <w:pPr>
              <w:widowControl w:val="0"/>
              <w:rPr>
                <w:b/>
              </w:rPr>
            </w:pPr>
            <w:r w:rsidRPr="00FA760A">
              <w:rPr>
                <w:b/>
              </w:rPr>
              <w:t>Falencias o fallas</w:t>
            </w:r>
          </w:p>
          <w:p w14:paraId="00000110" w14:textId="2FA7B844" w:rsidR="00F26E80" w:rsidRPr="00FA760A" w:rsidRDefault="00000000" w:rsidP="00A455DC">
            <w:pPr>
              <w:spacing w:after="120"/>
              <w:jc w:val="both"/>
            </w:pPr>
            <w:sdt>
              <w:sdtPr>
                <w:tag w:val="goog_rdk_232"/>
                <w:id w:val="-1998341867"/>
              </w:sdtPr>
              <w:sdtContent>
                <w:r w:rsidRPr="00FA760A">
                  <w:t xml:space="preserve">Un </w:t>
                </w:r>
              </w:sdtContent>
            </w:sdt>
            <w:sdt>
              <w:sdtPr>
                <w:tag w:val="goog_rdk_233"/>
                <w:id w:val="125284565"/>
                <w:showingPlcHdr/>
              </w:sdtPr>
              <w:sdtContent>
                <w:r w:rsidR="00A455DC" w:rsidRPr="00FA760A">
                  <w:t xml:space="preserve">     </w:t>
                </w:r>
              </w:sdtContent>
            </w:sdt>
            <w:r w:rsidRPr="00FA760A">
              <w:t xml:space="preserve">elevado número de proyectos de desarrollo, presentan falencias o fallas en su construcción por especificaciones de requisitos inexactas; los encargados de construir y/o determinar los requisitos funcionales, pueden tomar decisiones y hasta suposiciones </w:t>
            </w:r>
            <w:sdt>
              <w:sdtPr>
                <w:tag w:val="goog_rdk_235"/>
                <w:id w:val="-238248771"/>
              </w:sdtPr>
              <w:sdtContent>
                <w:r w:rsidRPr="00FA760A">
                  <w:t xml:space="preserve">basados en la </w:t>
                </w:r>
              </w:sdtContent>
            </w:sdt>
            <w:r w:rsidRPr="00FA760A">
              <w:t xml:space="preserve">propia experiencia o de situaciones anteriores o generales o, en el peor de los casos, de por sentado algún comportamiento que no corresponde al caso de estudio actual: aún más, puede pasar que el profesional encargado, defina de forma ambigua o demasiado simple un requerimiento, pensando más en una solución fácil o rutinaria, en aras de simplificar su implementación. </w:t>
            </w:r>
          </w:p>
          <w:p w14:paraId="00000111" w14:textId="77777777" w:rsidR="00F26E80" w:rsidRPr="00FA760A" w:rsidRDefault="00F26E80" w:rsidP="00A455DC">
            <w:pPr>
              <w:widowControl w:val="0"/>
            </w:pPr>
          </w:p>
        </w:tc>
        <w:tc>
          <w:tcPr>
            <w:tcW w:w="3640" w:type="dxa"/>
            <w:shd w:val="clear" w:color="auto" w:fill="auto"/>
            <w:tcMar>
              <w:top w:w="100" w:type="dxa"/>
              <w:left w:w="100" w:type="dxa"/>
              <w:bottom w:w="100" w:type="dxa"/>
              <w:right w:w="100" w:type="dxa"/>
            </w:tcMar>
          </w:tcPr>
          <w:p w14:paraId="00000113" w14:textId="77777777" w:rsidR="00F26E80" w:rsidRPr="00FA760A" w:rsidRDefault="00000000" w:rsidP="00A455DC">
            <w:pPr>
              <w:widowControl w:val="0"/>
            </w:pPr>
            <w:r w:rsidRPr="00FA760A">
              <w:rPr>
                <w:noProof/>
              </w:rPr>
              <w:drawing>
                <wp:inline distT="0" distB="0" distL="0" distR="0" wp14:anchorId="4090A73F" wp14:editId="086D0564">
                  <wp:extent cx="2184400" cy="1514475"/>
                  <wp:effectExtent l="0" t="0" r="0" b="0"/>
                  <wp:docPr id="466" name="image40.jpg" descr="Problemas de software aislaron ilustraciones de vectores de dibujos animados. Un hombre enojado tiene problemas con el software de computadora, la tecnología de TI, el mantenimiento de hardware, la línea de soporte necesaria, la caricatura del vector de error del sistema."/>
                  <wp:cNvGraphicFramePr/>
                  <a:graphic xmlns:a="http://schemas.openxmlformats.org/drawingml/2006/main">
                    <a:graphicData uri="http://schemas.openxmlformats.org/drawingml/2006/picture">
                      <pic:pic xmlns:pic="http://schemas.openxmlformats.org/drawingml/2006/picture">
                        <pic:nvPicPr>
                          <pic:cNvPr id="0" name="image40.jpg" descr="Problemas de software aislaron ilustraciones de vectores de dibujos animados. Un hombre enojado tiene problemas con el software de computadora, la tecnología de TI, el mantenimiento de hardware, la línea de soporte necesaria, la caricatura del vector de error del sistema."/>
                          <pic:cNvPicPr preferRelativeResize="0"/>
                        </pic:nvPicPr>
                        <pic:blipFill>
                          <a:blip r:embed="rId60"/>
                          <a:srcRect t="10548" b="22363"/>
                          <a:stretch>
                            <a:fillRect/>
                          </a:stretch>
                        </pic:blipFill>
                        <pic:spPr>
                          <a:xfrm>
                            <a:off x="0" y="0"/>
                            <a:ext cx="2184400" cy="1514475"/>
                          </a:xfrm>
                          <a:prstGeom prst="rect">
                            <a:avLst/>
                          </a:prstGeom>
                          <a:ln/>
                        </pic:spPr>
                      </pic:pic>
                    </a:graphicData>
                  </a:graphic>
                </wp:inline>
              </w:drawing>
            </w:r>
          </w:p>
          <w:p w14:paraId="00000114" w14:textId="77777777" w:rsidR="00F26E80" w:rsidRPr="00FA760A" w:rsidRDefault="00000000" w:rsidP="00A455DC">
            <w:pPr>
              <w:widowControl w:val="0"/>
              <w:rPr>
                <w:color w:val="999999"/>
              </w:rPr>
            </w:pPr>
            <w:r w:rsidRPr="00FA760A">
              <w:t>Imagen de referencia (o similar)</w:t>
            </w:r>
          </w:p>
          <w:p w14:paraId="00000115" w14:textId="4A5566BF" w:rsidR="00F26E80" w:rsidRPr="00FA760A" w:rsidRDefault="00000000" w:rsidP="00A455DC">
            <w:pPr>
              <w:widowControl w:val="0"/>
            </w:pPr>
            <w:hyperlink r:id="rId61">
              <w:r w:rsidRPr="00FA760A">
                <w:rPr>
                  <w:color w:val="0000FF"/>
                  <w:u w:val="single"/>
                </w:rPr>
                <w:t>https://image.shutterstock.com/image-vector/</w:t>
              </w:r>
              <w:r w:rsidR="00A455DC" w:rsidRPr="00FA760A">
                <w:rPr>
                  <w:i/>
                  <w:iCs/>
                  <w:color w:val="0000FF"/>
                  <w:u w:val="single"/>
                </w:rPr>
                <w:t>software</w:t>
              </w:r>
              <w:r w:rsidRPr="00FA760A">
                <w:rPr>
                  <w:color w:val="0000FF"/>
                  <w:u w:val="single"/>
                </w:rPr>
                <w:t>-problems-isolated-cartoon-vector-600w-2177600167.jpg</w:t>
              </w:r>
            </w:hyperlink>
            <w:r w:rsidRPr="00FA760A">
              <w:t xml:space="preserve"> </w:t>
            </w:r>
          </w:p>
          <w:p w14:paraId="00000116" w14:textId="77777777" w:rsidR="00F26E80" w:rsidRPr="00FA760A" w:rsidRDefault="00000000" w:rsidP="00A455DC">
            <w:pPr>
              <w:widowControl w:val="0"/>
            </w:pPr>
            <w:r w:rsidRPr="00FA760A">
              <w:t>228130_i25</w:t>
            </w:r>
          </w:p>
        </w:tc>
      </w:tr>
      <w:tr w:rsidR="00F26E80" w:rsidRPr="00FA760A" w14:paraId="2D03A1CF" w14:textId="77777777">
        <w:trPr>
          <w:trHeight w:val="420"/>
        </w:trPr>
        <w:tc>
          <w:tcPr>
            <w:tcW w:w="12062" w:type="dxa"/>
            <w:gridSpan w:val="2"/>
            <w:shd w:val="clear" w:color="auto" w:fill="auto"/>
            <w:tcMar>
              <w:top w:w="100" w:type="dxa"/>
              <w:left w:w="100" w:type="dxa"/>
              <w:bottom w:w="100" w:type="dxa"/>
              <w:right w:w="100" w:type="dxa"/>
            </w:tcMar>
          </w:tcPr>
          <w:p w14:paraId="00000117" w14:textId="77777777" w:rsidR="00F26E80" w:rsidRPr="00FA760A" w:rsidRDefault="00000000" w:rsidP="00A455DC">
            <w:pPr>
              <w:widowControl w:val="0"/>
              <w:rPr>
                <w:b/>
              </w:rPr>
            </w:pPr>
            <w:r w:rsidRPr="00FA760A">
              <w:rPr>
                <w:b/>
              </w:rPr>
              <w:lastRenderedPageBreak/>
              <w:t>Posibilidades para construir requerimientos funcionales</w:t>
            </w:r>
          </w:p>
          <w:sdt>
            <w:sdtPr>
              <w:tag w:val="goog_rdk_238"/>
              <w:id w:val="569081560"/>
            </w:sdtPr>
            <w:sdtContent>
              <w:p w14:paraId="00000118" w14:textId="0392F68B" w:rsidR="00F26E80" w:rsidRPr="00FA760A" w:rsidRDefault="00000000" w:rsidP="00A455DC">
                <w:pPr>
                  <w:pBdr>
                    <w:top w:val="nil"/>
                    <w:left w:val="nil"/>
                    <w:bottom w:val="nil"/>
                    <w:right w:val="nil"/>
                    <w:between w:val="nil"/>
                  </w:pBdr>
                </w:pPr>
                <w:r w:rsidRPr="00FA760A">
                  <w:rPr>
                    <w:color w:val="000000"/>
                  </w:rPr>
                  <w:t>Definir los datos de entrada completos y bien validados.</w:t>
                </w:r>
              </w:p>
            </w:sdtContent>
          </w:sdt>
          <w:sdt>
            <w:sdtPr>
              <w:tag w:val="goog_rdk_246"/>
              <w:id w:val="-542434575"/>
            </w:sdtPr>
            <w:sdtContent>
              <w:p w14:paraId="00000119" w14:textId="660F1AE3" w:rsidR="00F26E80" w:rsidRPr="00FA760A" w:rsidRDefault="00000000" w:rsidP="00A455DC">
                <w:pPr>
                  <w:pBdr>
                    <w:top w:val="nil"/>
                    <w:left w:val="nil"/>
                    <w:bottom w:val="nil"/>
                    <w:right w:val="nil"/>
                    <w:between w:val="nil"/>
                  </w:pBdr>
                </w:pPr>
                <w:r w:rsidRPr="00FA760A">
                  <w:rPr>
                    <w:color w:val="000000"/>
                  </w:rPr>
                  <w:t>De</w:t>
                </w:r>
                <w:sdt>
                  <w:sdtPr>
                    <w:tag w:val="goog_rdk_239"/>
                    <w:id w:val="2041394464"/>
                  </w:sdtPr>
                  <w:sdtContent>
                    <w:r w:rsidRPr="00FA760A">
                      <w:rPr>
                        <w:color w:val="000000"/>
                      </w:rPr>
                      <w:t xml:space="preserve">terminar </w:t>
                    </w:r>
                  </w:sdtContent>
                </w:sdt>
                <w:r w:rsidRPr="00FA760A">
                  <w:rPr>
                    <w:color w:val="000000"/>
                  </w:rPr>
                  <w:t>todas y cada una de las oper</w:t>
                </w:r>
                <w:sdt>
                  <w:sdtPr>
                    <w:tag w:val="goog_rdk_241"/>
                    <w:id w:val="-355196009"/>
                  </w:sdtPr>
                  <w:sdtContent>
                    <w:r w:rsidRPr="00FA760A">
                      <w:rPr>
                        <w:color w:val="000000"/>
                      </w:rPr>
                      <w:t>a</w:t>
                    </w:r>
                  </w:sdtContent>
                </w:sdt>
                <w:r w:rsidRPr="00FA760A">
                  <w:rPr>
                    <w:color w:val="000000"/>
                  </w:rPr>
                  <w:t>ciones</w:t>
                </w:r>
                <w:sdt>
                  <w:sdtPr>
                    <w:tag w:val="goog_rdk_243"/>
                    <w:id w:val="-1922172940"/>
                  </w:sdtPr>
                  <w:sdtContent>
                    <w:r w:rsidRPr="00FA760A">
                      <w:rPr>
                        <w:color w:val="000000"/>
                      </w:rPr>
                      <w:t xml:space="preserve"> a </w:t>
                    </w:r>
                  </w:sdtContent>
                </w:sdt>
                <w:r w:rsidRPr="00FA760A">
                  <w:rPr>
                    <w:color w:val="000000"/>
                  </w:rPr>
                  <w:t xml:space="preserve">realizar </w:t>
                </w:r>
                <w:sdt>
                  <w:sdtPr>
                    <w:tag w:val="goog_rdk_245"/>
                    <w:id w:val="-876928651"/>
                  </w:sdtPr>
                  <w:sdtContent>
                    <w:r w:rsidRPr="00FA760A">
                      <w:rPr>
                        <w:color w:val="000000"/>
                      </w:rPr>
                      <w:t xml:space="preserve">en </w:t>
                    </w:r>
                  </w:sdtContent>
                </w:sdt>
                <w:r w:rsidRPr="00FA760A">
                  <w:rPr>
                    <w:color w:val="000000"/>
                  </w:rPr>
                  <w:t>cada formulario, interface, etc.</w:t>
                </w:r>
              </w:p>
            </w:sdtContent>
          </w:sdt>
          <w:sdt>
            <w:sdtPr>
              <w:tag w:val="goog_rdk_252"/>
              <w:id w:val="693505766"/>
            </w:sdtPr>
            <w:sdtContent>
              <w:p w14:paraId="0000011A" w14:textId="0A144CC4" w:rsidR="00F26E80" w:rsidRPr="00FA760A" w:rsidRDefault="00000000" w:rsidP="00A455DC">
                <w:pPr>
                  <w:pBdr>
                    <w:top w:val="nil"/>
                    <w:left w:val="nil"/>
                    <w:bottom w:val="nil"/>
                    <w:right w:val="nil"/>
                    <w:between w:val="nil"/>
                  </w:pBdr>
                </w:pPr>
                <w:sdt>
                  <w:sdtPr>
                    <w:tag w:val="goog_rdk_249"/>
                    <w:id w:val="-761905765"/>
                  </w:sdtPr>
                  <w:sdtContent>
                    <w:r w:rsidRPr="00FA760A">
                      <w:rPr>
                        <w:color w:val="000000"/>
                      </w:rPr>
                      <w:t xml:space="preserve">Resolver de manera </w:t>
                    </w:r>
                  </w:sdtContent>
                </w:sdt>
                <w:r w:rsidRPr="00FA760A">
                  <w:rPr>
                    <w:color w:val="000000"/>
                  </w:rPr>
                  <w:t>clara y concisa los reportes requeridos</w:t>
                </w:r>
                <w:sdt>
                  <w:sdtPr>
                    <w:tag w:val="goog_rdk_251"/>
                    <w:id w:val="2000231675"/>
                  </w:sdtPr>
                  <w:sdtContent>
                    <w:r w:rsidRPr="00FA760A">
                      <w:rPr>
                        <w:color w:val="000000"/>
                      </w:rPr>
                      <w:t>.</w:t>
                    </w:r>
                  </w:sdtContent>
                </w:sdt>
              </w:p>
            </w:sdtContent>
          </w:sdt>
          <w:sdt>
            <w:sdtPr>
              <w:tag w:val="goog_rdk_256"/>
              <w:id w:val="508802732"/>
            </w:sdtPr>
            <w:sdtContent>
              <w:p w14:paraId="0000011B" w14:textId="658D0C30" w:rsidR="00F26E80" w:rsidRPr="00FA760A" w:rsidRDefault="00000000" w:rsidP="00A455DC">
                <w:pPr>
                  <w:pBdr>
                    <w:top w:val="nil"/>
                    <w:left w:val="nil"/>
                    <w:bottom w:val="nil"/>
                    <w:right w:val="nil"/>
                    <w:between w:val="nil"/>
                  </w:pBdr>
                </w:pPr>
                <w:sdt>
                  <w:sdtPr>
                    <w:tag w:val="goog_rdk_254"/>
                    <w:id w:val="-599717391"/>
                  </w:sdtPr>
                  <w:sdtContent>
                    <w:r w:rsidRPr="00FA760A">
                      <w:rPr>
                        <w:color w:val="000000"/>
                      </w:rPr>
                      <w:t>Precisar</w:t>
                    </w:r>
                  </w:sdtContent>
                </w:sdt>
                <w:r w:rsidRPr="00FA760A">
                  <w:rPr>
                    <w:color w:val="000000"/>
                  </w:rPr>
                  <w:t xml:space="preserve"> roles de usuario, especialmente para determinar quiénes y cuando pueden digitar datos al </w:t>
                </w:r>
                <w:r w:rsidR="00A455DC" w:rsidRPr="00FA760A">
                  <w:rPr>
                    <w:i/>
                    <w:iCs/>
                    <w:color w:val="000000"/>
                  </w:rPr>
                  <w:t>software</w:t>
                </w:r>
                <w:r w:rsidRPr="00FA760A">
                  <w:rPr>
                    <w:color w:val="000000"/>
                  </w:rPr>
                  <w:t>.</w:t>
                </w:r>
              </w:p>
            </w:sdtContent>
          </w:sdt>
          <w:sdt>
            <w:sdtPr>
              <w:tag w:val="goog_rdk_260"/>
              <w:id w:val="530770268"/>
            </w:sdtPr>
            <w:sdtContent>
              <w:p w14:paraId="0000011C" w14:textId="13B2D33A" w:rsidR="00F26E80" w:rsidRPr="00FA760A" w:rsidRDefault="00000000" w:rsidP="00A455DC">
                <w:pPr>
                  <w:pBdr>
                    <w:top w:val="nil"/>
                    <w:left w:val="nil"/>
                    <w:bottom w:val="nil"/>
                    <w:right w:val="nil"/>
                    <w:between w:val="nil"/>
                  </w:pBdr>
                </w:pPr>
                <w:sdt>
                  <w:sdtPr>
                    <w:tag w:val="goog_rdk_258"/>
                    <w:id w:val="1015730537"/>
                  </w:sdtPr>
                  <w:sdtContent>
                    <w:r w:rsidRPr="00FA760A">
                      <w:rPr>
                        <w:color w:val="000000"/>
                      </w:rPr>
                      <w:t xml:space="preserve">Establecer </w:t>
                    </w:r>
                  </w:sdtContent>
                </w:sdt>
                <w:r w:rsidRPr="00FA760A">
                  <w:rPr>
                    <w:color w:val="000000"/>
                  </w:rPr>
                  <w:t>otros datos de salida (diferente a reportes) requeridos por el usuario.</w:t>
                </w:r>
              </w:p>
            </w:sdtContent>
          </w:sdt>
          <w:sdt>
            <w:sdtPr>
              <w:tag w:val="goog_rdk_263"/>
              <w:id w:val="156353614"/>
            </w:sdtPr>
            <w:sdtContent>
              <w:p w14:paraId="0000011D" w14:textId="2C90BBCE" w:rsidR="00F26E80" w:rsidRPr="00FA760A" w:rsidRDefault="00000000" w:rsidP="00A455DC">
                <w:pPr>
                  <w:pBdr>
                    <w:top w:val="nil"/>
                    <w:left w:val="nil"/>
                    <w:bottom w:val="nil"/>
                    <w:right w:val="nil"/>
                    <w:between w:val="nil"/>
                  </w:pBdr>
                  <w:spacing w:after="120"/>
                </w:pPr>
                <w:r w:rsidRPr="00FA760A">
                  <w:rPr>
                    <w:color w:val="000000"/>
                  </w:rPr>
                  <w:t>De</w:t>
                </w:r>
                <w:sdt>
                  <w:sdtPr>
                    <w:tag w:val="goog_rdk_261"/>
                    <w:id w:val="-467825802"/>
                  </w:sdtPr>
                  <w:sdtContent>
                    <w:r w:rsidRPr="00FA760A">
                      <w:rPr>
                        <w:color w:val="000000"/>
                      </w:rPr>
                      <w:t xml:space="preserve">tallar </w:t>
                    </w:r>
                  </w:sdtContent>
                </w:sdt>
                <w:r w:rsidRPr="00FA760A">
                  <w:rPr>
                    <w:color w:val="000000"/>
                  </w:rPr>
                  <w:t>la forma de cumplir con estándares internaciones y/o de diversos tipos.</w:t>
                </w:r>
              </w:p>
            </w:sdtContent>
          </w:sdt>
        </w:tc>
        <w:tc>
          <w:tcPr>
            <w:tcW w:w="3640" w:type="dxa"/>
            <w:shd w:val="clear" w:color="auto" w:fill="auto"/>
            <w:tcMar>
              <w:top w:w="100" w:type="dxa"/>
              <w:left w:w="100" w:type="dxa"/>
              <w:bottom w:w="100" w:type="dxa"/>
              <w:right w:w="100" w:type="dxa"/>
            </w:tcMar>
          </w:tcPr>
          <w:p w14:paraId="0000011F" w14:textId="77777777" w:rsidR="00F26E80" w:rsidRPr="00FA760A" w:rsidRDefault="00000000" w:rsidP="00A455DC">
            <w:pPr>
              <w:widowControl w:val="0"/>
            </w:pPr>
            <w:r w:rsidRPr="00FA760A">
              <w:rPr>
                <w:noProof/>
              </w:rPr>
              <w:drawing>
                <wp:inline distT="0" distB="0" distL="0" distR="0" wp14:anchorId="59747736" wp14:editId="640E410F">
                  <wp:extent cx="2184400" cy="1666875"/>
                  <wp:effectExtent l="0" t="0" r="0" b="0"/>
                  <wp:docPr id="467" name="image50.jpg" descr="Smartwatches aplicaciones móviles desarrollo ilustración abstracta del vector concepto. Software para dispositivos viables, equipo de desarrollo de aplicaciones, requerimiento técnico de aplicaciones, metáfora abstracta de interacción entre plataformas."/>
                  <wp:cNvGraphicFramePr/>
                  <a:graphic xmlns:a="http://schemas.openxmlformats.org/drawingml/2006/main">
                    <a:graphicData uri="http://schemas.openxmlformats.org/drawingml/2006/picture">
                      <pic:pic xmlns:pic="http://schemas.openxmlformats.org/drawingml/2006/picture">
                        <pic:nvPicPr>
                          <pic:cNvPr id="0" name="image50.jpg" descr="Smartwatches aplicaciones móviles desarrollo ilustración abstracta del vector concepto. Software para dispositivos viables, equipo de desarrollo de aplicaciones, requerimiento técnico de aplicaciones, metáfora abstracta de interacción entre plataformas."/>
                          <pic:cNvPicPr preferRelativeResize="0"/>
                        </pic:nvPicPr>
                        <pic:blipFill>
                          <a:blip r:embed="rId62"/>
                          <a:srcRect t="10127" b="16034"/>
                          <a:stretch>
                            <a:fillRect/>
                          </a:stretch>
                        </pic:blipFill>
                        <pic:spPr>
                          <a:xfrm>
                            <a:off x="0" y="0"/>
                            <a:ext cx="2184400" cy="1666875"/>
                          </a:xfrm>
                          <a:prstGeom prst="rect">
                            <a:avLst/>
                          </a:prstGeom>
                          <a:ln/>
                        </pic:spPr>
                      </pic:pic>
                    </a:graphicData>
                  </a:graphic>
                </wp:inline>
              </w:drawing>
            </w:r>
          </w:p>
          <w:p w14:paraId="00000120" w14:textId="77777777" w:rsidR="00F26E80" w:rsidRPr="00FA760A" w:rsidRDefault="00000000" w:rsidP="00A455DC">
            <w:pPr>
              <w:widowControl w:val="0"/>
              <w:rPr>
                <w:color w:val="999999"/>
              </w:rPr>
            </w:pPr>
            <w:r w:rsidRPr="00FA760A">
              <w:t>Imagen de referencia (o similar)</w:t>
            </w:r>
          </w:p>
          <w:p w14:paraId="00000121" w14:textId="77777777" w:rsidR="00F26E80" w:rsidRPr="00FA760A" w:rsidRDefault="00000000" w:rsidP="00A455DC">
            <w:pPr>
              <w:widowControl w:val="0"/>
            </w:pPr>
            <w:hyperlink r:id="rId63">
              <w:r w:rsidRPr="00FA760A">
                <w:rPr>
                  <w:color w:val="0000FF"/>
                  <w:u w:val="single"/>
                </w:rPr>
                <w:t>https://image.shutterstock.com/shutterstock/photos/2113315622/display_1500/stock-vector-smartwatches-mobile-apps-development-abstract-concept-vector-illustration-wearable-devices-2113315622.jpg</w:t>
              </w:r>
            </w:hyperlink>
            <w:r w:rsidRPr="00FA760A">
              <w:t xml:space="preserve"> </w:t>
            </w:r>
          </w:p>
          <w:p w14:paraId="00000122" w14:textId="77777777" w:rsidR="00F26E80" w:rsidRPr="00FA760A" w:rsidRDefault="00000000" w:rsidP="00A455DC">
            <w:pPr>
              <w:widowControl w:val="0"/>
            </w:pPr>
            <w:r w:rsidRPr="00FA760A">
              <w:t>228130_i26</w:t>
            </w:r>
          </w:p>
        </w:tc>
      </w:tr>
      <w:tr w:rsidR="00F26E80" w:rsidRPr="00FA760A" w14:paraId="349F0612" w14:textId="77777777">
        <w:trPr>
          <w:trHeight w:val="420"/>
        </w:trPr>
        <w:tc>
          <w:tcPr>
            <w:tcW w:w="12062" w:type="dxa"/>
            <w:gridSpan w:val="2"/>
            <w:shd w:val="clear" w:color="auto" w:fill="auto"/>
            <w:tcMar>
              <w:top w:w="100" w:type="dxa"/>
              <w:left w:w="100" w:type="dxa"/>
              <w:bottom w:w="100" w:type="dxa"/>
              <w:right w:w="100" w:type="dxa"/>
            </w:tcMar>
          </w:tcPr>
          <w:p w14:paraId="00000123" w14:textId="77777777" w:rsidR="00F26E80" w:rsidRPr="00FA760A" w:rsidRDefault="00000000" w:rsidP="00A455DC">
            <w:pPr>
              <w:widowControl w:val="0"/>
              <w:rPr>
                <w:b/>
              </w:rPr>
            </w:pPr>
            <w:r w:rsidRPr="00FA760A">
              <w:rPr>
                <w:b/>
              </w:rPr>
              <w:t>Ventajas</w:t>
            </w:r>
          </w:p>
          <w:sdt>
            <w:sdtPr>
              <w:tag w:val="goog_rdk_268"/>
              <w:id w:val="-860975109"/>
            </w:sdtPr>
            <w:sdtContent>
              <w:p w14:paraId="00000124" w14:textId="12F04383" w:rsidR="00F26E80" w:rsidRPr="00FA760A" w:rsidRDefault="00000000" w:rsidP="00A455DC">
                <w:pPr>
                  <w:pBdr>
                    <w:top w:val="nil"/>
                    <w:left w:val="nil"/>
                    <w:bottom w:val="nil"/>
                    <w:right w:val="nil"/>
                    <w:between w:val="nil"/>
                  </w:pBdr>
                  <w:jc w:val="both"/>
                </w:pPr>
                <w:r w:rsidRPr="00FA760A">
                  <w:rPr>
                    <w:color w:val="000000"/>
                  </w:rPr>
                  <w:t>Ayuda en l</w:t>
                </w:r>
                <w:sdt>
                  <w:sdtPr>
                    <w:tag w:val="goog_rdk_264"/>
                    <w:id w:val="-20628267"/>
                  </w:sdtPr>
                  <w:sdtContent>
                    <w:r w:rsidRPr="00FA760A">
                      <w:rPr>
                        <w:color w:val="000000"/>
                      </w:rPr>
                      <w:t>a verificación</w:t>
                    </w:r>
                  </w:sdtContent>
                </w:sdt>
                <w:sdt>
                  <w:sdtPr>
                    <w:tag w:val="goog_rdk_266"/>
                    <w:id w:val="2113464379"/>
                  </w:sdtPr>
                  <w:sdtContent>
                    <w:r w:rsidRPr="00FA760A">
                      <w:rPr>
                        <w:color w:val="000000"/>
                      </w:rPr>
                      <w:t>, es decir que l</w:t>
                    </w:r>
                  </w:sdtContent>
                </w:sdt>
                <w:r w:rsidRPr="00FA760A">
                  <w:rPr>
                    <w:color w:val="000000"/>
                  </w:rPr>
                  <w:t>a aplicación realmente está proporcionando todas las funciones requeridas y prometidas.</w:t>
                </w:r>
              </w:p>
            </w:sdtContent>
          </w:sdt>
          <w:sdt>
            <w:sdtPr>
              <w:tag w:val="goog_rdk_269"/>
              <w:id w:val="-416859525"/>
            </w:sdtPr>
            <w:sdtContent>
              <w:p w14:paraId="00000125" w14:textId="77777777" w:rsidR="00F26E80" w:rsidRPr="00FA760A" w:rsidRDefault="00000000" w:rsidP="00A455DC">
                <w:pPr>
                  <w:pBdr>
                    <w:top w:val="nil"/>
                    <w:left w:val="nil"/>
                    <w:bottom w:val="nil"/>
                    <w:right w:val="nil"/>
                    <w:between w:val="nil"/>
                  </w:pBdr>
                  <w:jc w:val="both"/>
                </w:pPr>
                <w:r w:rsidRPr="00FA760A">
                  <w:rPr>
                    <w:color w:val="000000"/>
                  </w:rPr>
                  <w:t>Ayuda en la definición de las funcionalidades de un sistema o en su defecto de sus subsistemas.</w:t>
                </w:r>
              </w:p>
            </w:sdtContent>
          </w:sdt>
          <w:sdt>
            <w:sdtPr>
              <w:tag w:val="goog_rdk_273"/>
              <w:id w:val="-1444304835"/>
            </w:sdtPr>
            <w:sdtContent>
              <w:p w14:paraId="00000126" w14:textId="783999AB" w:rsidR="00F26E80" w:rsidRPr="00FA760A" w:rsidRDefault="00000000" w:rsidP="00A455DC">
                <w:pPr>
                  <w:pBdr>
                    <w:top w:val="nil"/>
                    <w:left w:val="nil"/>
                    <w:bottom w:val="nil"/>
                    <w:right w:val="nil"/>
                    <w:between w:val="nil"/>
                  </w:pBdr>
                  <w:jc w:val="both"/>
                </w:pPr>
                <w:sdt>
                  <w:sdtPr>
                    <w:tag w:val="goog_rdk_271"/>
                    <w:id w:val="-573741619"/>
                  </w:sdtPr>
                  <w:sdtContent>
                    <w:r w:rsidRPr="00FA760A">
                      <w:rPr>
                        <w:color w:val="000000"/>
                      </w:rPr>
                      <w:t xml:space="preserve">Permite </w:t>
                    </w:r>
                  </w:sdtContent>
                </w:sdt>
                <w:r w:rsidRPr="00FA760A">
                  <w:rPr>
                    <w:color w:val="000000"/>
                  </w:rPr>
                  <w:t>completar las necesidades planteadas y posiblemente faltantes.</w:t>
                </w:r>
              </w:p>
            </w:sdtContent>
          </w:sdt>
          <w:sdt>
            <w:sdtPr>
              <w:tag w:val="goog_rdk_277"/>
              <w:id w:val="-565175303"/>
            </w:sdtPr>
            <w:sdtContent>
              <w:p w14:paraId="00000127" w14:textId="6D0D79B5" w:rsidR="00F26E80" w:rsidRPr="00FA760A" w:rsidRDefault="00000000" w:rsidP="00A455DC">
                <w:pPr>
                  <w:pBdr>
                    <w:top w:val="nil"/>
                    <w:left w:val="nil"/>
                    <w:bottom w:val="nil"/>
                    <w:right w:val="nil"/>
                    <w:between w:val="nil"/>
                  </w:pBdr>
                  <w:jc w:val="both"/>
                </w:pPr>
                <w:sdt>
                  <w:sdtPr>
                    <w:tag w:val="goog_rdk_275"/>
                    <w:id w:val="-1863887010"/>
                  </w:sdtPr>
                  <w:sdtContent>
                    <w:r w:rsidRPr="00FA760A">
                      <w:rPr>
                        <w:color w:val="000000"/>
                      </w:rPr>
                      <w:t>Accede</w:t>
                    </w:r>
                  </w:sdtContent>
                </w:sdt>
                <w:r w:rsidRPr="00FA760A">
                  <w:rPr>
                    <w:color w:val="000000"/>
                  </w:rPr>
                  <w:t xml:space="preserve"> a depurar errores cometidos en la obtención de requisitos, en aras de afinar los resultados finales.</w:t>
                </w:r>
              </w:p>
            </w:sdtContent>
          </w:sdt>
          <w:sdt>
            <w:sdtPr>
              <w:tag w:val="goog_rdk_284"/>
              <w:id w:val="1142164226"/>
            </w:sdtPr>
            <w:sdtContent>
              <w:p w14:paraId="00000128" w14:textId="40759641" w:rsidR="00F26E80" w:rsidRPr="00FA760A" w:rsidRDefault="00000000" w:rsidP="00A455DC">
                <w:pPr>
                  <w:pBdr>
                    <w:top w:val="nil"/>
                    <w:left w:val="nil"/>
                    <w:bottom w:val="nil"/>
                    <w:right w:val="nil"/>
                    <w:between w:val="nil"/>
                  </w:pBdr>
                  <w:jc w:val="both"/>
                </w:pPr>
                <w:sdt>
                  <w:sdtPr>
                    <w:tag w:val="goog_rdk_279"/>
                    <w:id w:val="1925459426"/>
                  </w:sdtPr>
                  <w:sdtContent>
                    <w:r w:rsidRPr="00FA760A">
                      <w:rPr>
                        <w:color w:val="000000"/>
                      </w:rPr>
                      <w:t>Posibilita</w:t>
                    </w:r>
                  </w:sdtContent>
                </w:sdt>
                <w:r w:rsidRPr="00FA760A">
                  <w:rPr>
                    <w:color w:val="000000"/>
                  </w:rPr>
                  <w:t xml:space="preserve"> cumplir con los objetivos propuestos, así como las actividades planteadas y </w:t>
                </w:r>
                <w:sdt>
                  <w:sdtPr>
                    <w:tag w:val="goog_rdk_281"/>
                    <w:id w:val="1459228432"/>
                  </w:sdtPr>
                  <w:sdtContent>
                    <w:r w:rsidRPr="00FA760A">
                      <w:rPr>
                        <w:color w:val="000000"/>
                      </w:rPr>
                      <w:t>las tareas</w:t>
                    </w:r>
                  </w:sdtContent>
                </w:sdt>
                <w:r w:rsidRPr="00FA760A">
                  <w:rPr>
                    <w:color w:val="000000"/>
                  </w:rPr>
                  <w:t xml:space="preserve"> correspondientes</w:t>
                </w:r>
                <w:sdt>
                  <w:sdtPr>
                    <w:tag w:val="goog_rdk_283"/>
                    <w:id w:val="-344867716"/>
                    <w:showingPlcHdr/>
                  </w:sdtPr>
                  <w:sdtContent>
                    <w:r w:rsidR="00A455DC" w:rsidRPr="00FA760A">
                      <w:t xml:space="preserve">     </w:t>
                    </w:r>
                  </w:sdtContent>
                </w:sdt>
                <w:r w:rsidRPr="00FA760A">
                  <w:rPr>
                    <w:color w:val="000000"/>
                  </w:rPr>
                  <w:t>.</w:t>
                </w:r>
              </w:p>
            </w:sdtContent>
          </w:sdt>
          <w:sdt>
            <w:sdtPr>
              <w:tag w:val="goog_rdk_289"/>
              <w:id w:val="2015189320"/>
            </w:sdtPr>
            <w:sdtContent>
              <w:p w14:paraId="00000129" w14:textId="758BE641" w:rsidR="00F26E80" w:rsidRPr="00FA760A" w:rsidRDefault="00000000" w:rsidP="00A455DC">
                <w:pPr>
                  <w:pBdr>
                    <w:top w:val="nil"/>
                    <w:left w:val="nil"/>
                    <w:bottom w:val="nil"/>
                    <w:right w:val="nil"/>
                    <w:between w:val="nil"/>
                  </w:pBdr>
                  <w:spacing w:after="120"/>
                  <w:jc w:val="both"/>
                </w:pPr>
                <w:sdt>
                  <w:sdtPr>
                    <w:tag w:val="goog_rdk_287"/>
                    <w:id w:val="-844710336"/>
                  </w:sdtPr>
                  <w:sdtContent>
                    <w:r w:rsidRPr="00FA760A">
                      <w:rPr>
                        <w:color w:val="000000"/>
                      </w:rPr>
                      <w:t>Adhiere</w:t>
                    </w:r>
                  </w:sdtContent>
                </w:sdt>
                <w:r w:rsidRPr="00FA760A">
                  <w:rPr>
                    <w:color w:val="000000"/>
                  </w:rPr>
                  <w:t xml:space="preserve">  en forma clara y precisa los procesos a sistematizar y con ello a determinar los comportamientos planeados y esperado del sistema.</w:t>
                </w:r>
              </w:p>
            </w:sdtContent>
          </w:sdt>
        </w:tc>
        <w:tc>
          <w:tcPr>
            <w:tcW w:w="3640" w:type="dxa"/>
            <w:shd w:val="clear" w:color="auto" w:fill="auto"/>
            <w:tcMar>
              <w:top w:w="100" w:type="dxa"/>
              <w:left w:w="100" w:type="dxa"/>
              <w:bottom w:w="100" w:type="dxa"/>
              <w:right w:w="100" w:type="dxa"/>
            </w:tcMar>
          </w:tcPr>
          <w:p w14:paraId="0000012B" w14:textId="77777777" w:rsidR="00F26E80" w:rsidRPr="00FA760A" w:rsidRDefault="00000000" w:rsidP="00A455DC">
            <w:pPr>
              <w:widowControl w:val="0"/>
            </w:pPr>
            <w:r w:rsidRPr="00FA760A">
              <w:rPr>
                <w:noProof/>
              </w:rPr>
              <w:drawing>
                <wp:inline distT="0" distB="0" distL="0" distR="0" wp14:anchorId="11E2D29D" wp14:editId="45B695AB">
                  <wp:extent cx="2184400" cy="1666875"/>
                  <wp:effectExtent l="0" t="0" r="0" b="0"/>
                  <wp:docPr id="468" name="image50.jpg" descr="Smartwatches aplicaciones móviles desarrollo ilustración abstracta del vector concepto. Software para dispositivos viables, equipo de desarrollo de aplicaciones, requerimiento técnico de aplicaciones, metáfora abstracta de interacción entre plataformas."/>
                  <wp:cNvGraphicFramePr/>
                  <a:graphic xmlns:a="http://schemas.openxmlformats.org/drawingml/2006/main">
                    <a:graphicData uri="http://schemas.openxmlformats.org/drawingml/2006/picture">
                      <pic:pic xmlns:pic="http://schemas.openxmlformats.org/drawingml/2006/picture">
                        <pic:nvPicPr>
                          <pic:cNvPr id="0" name="image50.jpg" descr="Smartwatches aplicaciones móviles desarrollo ilustración abstracta del vector concepto. Software para dispositivos viables, equipo de desarrollo de aplicaciones, requerimiento técnico de aplicaciones, metáfora abstracta de interacción entre plataformas."/>
                          <pic:cNvPicPr preferRelativeResize="0"/>
                        </pic:nvPicPr>
                        <pic:blipFill>
                          <a:blip r:embed="rId62"/>
                          <a:srcRect t="10127" b="16034"/>
                          <a:stretch>
                            <a:fillRect/>
                          </a:stretch>
                        </pic:blipFill>
                        <pic:spPr>
                          <a:xfrm>
                            <a:off x="0" y="0"/>
                            <a:ext cx="2184400" cy="1666875"/>
                          </a:xfrm>
                          <a:prstGeom prst="rect">
                            <a:avLst/>
                          </a:prstGeom>
                          <a:ln/>
                        </pic:spPr>
                      </pic:pic>
                    </a:graphicData>
                  </a:graphic>
                </wp:inline>
              </w:drawing>
            </w:r>
          </w:p>
          <w:p w14:paraId="0000012C" w14:textId="77777777" w:rsidR="00F26E80" w:rsidRPr="00FA760A" w:rsidRDefault="00000000" w:rsidP="00A455DC">
            <w:pPr>
              <w:widowControl w:val="0"/>
              <w:rPr>
                <w:color w:val="999999"/>
              </w:rPr>
            </w:pPr>
            <w:r w:rsidRPr="00FA760A">
              <w:t>Imagen de referencia (o similar)</w:t>
            </w:r>
          </w:p>
          <w:p w14:paraId="0000012D" w14:textId="049DF8C9" w:rsidR="00F26E80" w:rsidRPr="00FA760A" w:rsidRDefault="00000000" w:rsidP="00A455DC">
            <w:pPr>
              <w:widowControl w:val="0"/>
            </w:pPr>
            <w:hyperlink r:id="rId64">
              <w:r w:rsidRPr="00FA760A">
                <w:rPr>
                  <w:color w:val="0000FF"/>
                  <w:u w:val="single"/>
                </w:rPr>
                <w:t>https://image.shutterstock.com/ima</w:t>
              </w:r>
              <w:r w:rsidRPr="00FA760A">
                <w:rPr>
                  <w:color w:val="0000FF"/>
                  <w:u w:val="single"/>
                </w:rPr>
                <w:lastRenderedPageBreak/>
                <w:t>ge-vector/</w:t>
              </w:r>
              <w:r w:rsidR="00A455DC" w:rsidRPr="00FA760A">
                <w:rPr>
                  <w:i/>
                  <w:iCs/>
                  <w:color w:val="0000FF"/>
                  <w:u w:val="single"/>
                </w:rPr>
                <w:t>software</w:t>
              </w:r>
              <w:r w:rsidRPr="00FA760A">
                <w:rPr>
                  <w:color w:val="0000FF"/>
                  <w:u w:val="single"/>
                </w:rPr>
                <w:t>-tester-concept-application-website-600w-2185160713.jpg</w:t>
              </w:r>
            </w:hyperlink>
            <w:r w:rsidRPr="00FA760A">
              <w:t xml:space="preserve">  </w:t>
            </w:r>
          </w:p>
          <w:p w14:paraId="0000012E" w14:textId="77777777" w:rsidR="00F26E80" w:rsidRPr="00FA760A" w:rsidRDefault="00000000" w:rsidP="00A455DC">
            <w:pPr>
              <w:widowControl w:val="0"/>
            </w:pPr>
            <w:r w:rsidRPr="00FA760A">
              <w:t>228130_i27</w:t>
            </w:r>
          </w:p>
        </w:tc>
      </w:tr>
      <w:tr w:rsidR="00F26E80" w:rsidRPr="00FA760A" w14:paraId="637510A8" w14:textId="77777777">
        <w:trPr>
          <w:trHeight w:val="420"/>
        </w:trPr>
        <w:tc>
          <w:tcPr>
            <w:tcW w:w="12062" w:type="dxa"/>
            <w:gridSpan w:val="2"/>
            <w:shd w:val="clear" w:color="auto" w:fill="auto"/>
            <w:tcMar>
              <w:top w:w="100" w:type="dxa"/>
              <w:left w:w="100" w:type="dxa"/>
              <w:bottom w:w="100" w:type="dxa"/>
              <w:right w:w="100" w:type="dxa"/>
            </w:tcMar>
          </w:tcPr>
          <w:p w14:paraId="0000012F" w14:textId="77777777" w:rsidR="00F26E80" w:rsidRPr="00FA760A" w:rsidRDefault="00000000" w:rsidP="00A455DC">
            <w:pPr>
              <w:widowControl w:val="0"/>
              <w:rPr>
                <w:b/>
              </w:rPr>
            </w:pPr>
            <w:r w:rsidRPr="00FA760A">
              <w:rPr>
                <w:b/>
              </w:rPr>
              <w:lastRenderedPageBreak/>
              <w:t>Clasificación</w:t>
            </w:r>
          </w:p>
          <w:p w14:paraId="00000130" w14:textId="717AE2D2" w:rsidR="00F26E80" w:rsidRPr="00FA760A" w:rsidRDefault="00000000" w:rsidP="00A455DC">
            <w:pPr>
              <w:spacing w:after="120"/>
              <w:jc w:val="both"/>
            </w:pPr>
            <w:sdt>
              <w:sdtPr>
                <w:tag w:val="goog_rdk_291"/>
                <w:id w:val="-1485774468"/>
              </w:sdtPr>
              <w:sdtContent>
                <w:r w:rsidRPr="00FA760A">
                  <w:rPr>
                    <w:b/>
                  </w:rPr>
                  <w:t>P</w:t>
                </w:r>
              </w:sdtContent>
            </w:sdt>
            <w:r w:rsidRPr="00FA760A">
              <w:t>odemos clasificar los requerimientos funcionales en los siguientes tipos:</w:t>
            </w:r>
          </w:p>
          <w:p w14:paraId="00000131" w14:textId="77777777" w:rsidR="00F26E80" w:rsidRPr="00FA760A" w:rsidRDefault="00000000" w:rsidP="00A455DC">
            <w:pPr>
              <w:numPr>
                <w:ilvl w:val="0"/>
                <w:numId w:val="11"/>
              </w:numPr>
              <w:pBdr>
                <w:top w:val="nil"/>
                <w:left w:val="nil"/>
                <w:bottom w:val="nil"/>
                <w:right w:val="nil"/>
                <w:between w:val="nil"/>
              </w:pBdr>
              <w:ind w:left="321" w:hanging="321"/>
              <w:jc w:val="both"/>
            </w:pPr>
            <w:r w:rsidRPr="00FA760A">
              <w:rPr>
                <w:color w:val="000000"/>
              </w:rPr>
              <w:t>Auditoría</w:t>
            </w:r>
          </w:p>
          <w:p w14:paraId="00000132" w14:textId="77777777" w:rsidR="00F26E80" w:rsidRPr="00FA760A" w:rsidRDefault="00000000" w:rsidP="00A455DC">
            <w:pPr>
              <w:numPr>
                <w:ilvl w:val="0"/>
                <w:numId w:val="11"/>
              </w:numPr>
              <w:pBdr>
                <w:top w:val="nil"/>
                <w:left w:val="nil"/>
                <w:bottom w:val="nil"/>
                <w:right w:val="nil"/>
                <w:between w:val="nil"/>
              </w:pBdr>
              <w:ind w:left="321" w:hanging="321"/>
              <w:jc w:val="both"/>
            </w:pPr>
            <w:r w:rsidRPr="00FA760A">
              <w:rPr>
                <w:color w:val="000000"/>
              </w:rPr>
              <w:t>Interfaces internas y externas</w:t>
            </w:r>
          </w:p>
          <w:p w14:paraId="00000133" w14:textId="77777777" w:rsidR="00F26E80" w:rsidRPr="00FA760A" w:rsidRDefault="00000000" w:rsidP="00A455DC">
            <w:pPr>
              <w:numPr>
                <w:ilvl w:val="0"/>
                <w:numId w:val="11"/>
              </w:numPr>
              <w:pBdr>
                <w:top w:val="nil"/>
                <w:left w:val="nil"/>
                <w:bottom w:val="nil"/>
                <w:right w:val="nil"/>
                <w:between w:val="nil"/>
              </w:pBdr>
              <w:ind w:left="321" w:hanging="321"/>
              <w:jc w:val="both"/>
            </w:pPr>
            <w:r w:rsidRPr="00FA760A">
              <w:rPr>
                <w:color w:val="000000"/>
              </w:rPr>
              <w:t>Histórico de datos</w:t>
            </w:r>
          </w:p>
          <w:p w14:paraId="00000134" w14:textId="77777777" w:rsidR="00F26E80" w:rsidRPr="00FA760A" w:rsidRDefault="00000000" w:rsidP="00A455DC">
            <w:pPr>
              <w:numPr>
                <w:ilvl w:val="0"/>
                <w:numId w:val="11"/>
              </w:numPr>
              <w:pBdr>
                <w:top w:val="nil"/>
                <w:left w:val="nil"/>
                <w:bottom w:val="nil"/>
                <w:right w:val="nil"/>
                <w:between w:val="nil"/>
              </w:pBdr>
              <w:ind w:left="321" w:hanging="321"/>
              <w:jc w:val="both"/>
            </w:pPr>
            <w:r w:rsidRPr="00FA760A">
              <w:rPr>
                <w:color w:val="000000"/>
              </w:rPr>
              <w:t>Transaccionales</w:t>
            </w:r>
          </w:p>
          <w:p w14:paraId="00000135" w14:textId="77777777" w:rsidR="00F26E80" w:rsidRPr="00FA760A" w:rsidRDefault="00000000" w:rsidP="00A455DC">
            <w:pPr>
              <w:numPr>
                <w:ilvl w:val="0"/>
                <w:numId w:val="11"/>
              </w:numPr>
              <w:pBdr>
                <w:top w:val="nil"/>
                <w:left w:val="nil"/>
                <w:bottom w:val="nil"/>
                <w:right w:val="nil"/>
                <w:between w:val="nil"/>
              </w:pBdr>
              <w:ind w:left="321" w:hanging="321"/>
              <w:jc w:val="both"/>
            </w:pPr>
            <w:r w:rsidRPr="00FA760A">
              <w:rPr>
                <w:color w:val="000000"/>
              </w:rPr>
              <w:t>Certificación</w:t>
            </w:r>
          </w:p>
          <w:p w14:paraId="00000136" w14:textId="77777777" w:rsidR="00F26E80" w:rsidRPr="00FA760A" w:rsidRDefault="00000000" w:rsidP="00A455DC">
            <w:pPr>
              <w:numPr>
                <w:ilvl w:val="0"/>
                <w:numId w:val="11"/>
              </w:numPr>
              <w:pBdr>
                <w:top w:val="nil"/>
                <w:left w:val="nil"/>
                <w:bottom w:val="nil"/>
                <w:right w:val="nil"/>
                <w:between w:val="nil"/>
              </w:pBdr>
              <w:ind w:left="321" w:hanging="321"/>
              <w:jc w:val="both"/>
            </w:pPr>
            <w:r w:rsidRPr="00FA760A">
              <w:rPr>
                <w:color w:val="000000"/>
              </w:rPr>
              <w:t>Reglas del negocio</w:t>
            </w:r>
          </w:p>
          <w:p w14:paraId="00000137" w14:textId="77777777" w:rsidR="00F26E80" w:rsidRPr="00FA760A" w:rsidRDefault="00000000" w:rsidP="00A455DC">
            <w:pPr>
              <w:numPr>
                <w:ilvl w:val="0"/>
                <w:numId w:val="11"/>
              </w:numPr>
              <w:pBdr>
                <w:top w:val="nil"/>
                <w:left w:val="nil"/>
                <w:bottom w:val="nil"/>
                <w:right w:val="nil"/>
                <w:between w:val="nil"/>
              </w:pBdr>
              <w:ind w:left="321" w:hanging="321"/>
              <w:jc w:val="both"/>
            </w:pPr>
            <w:r w:rsidRPr="00FA760A">
              <w:rPr>
                <w:color w:val="000000"/>
              </w:rPr>
              <w:t>Roles y permisos de usuarios</w:t>
            </w:r>
          </w:p>
          <w:p w14:paraId="00000138" w14:textId="77777777" w:rsidR="00F26E80" w:rsidRPr="00FA760A" w:rsidRDefault="00000000" w:rsidP="00A455DC">
            <w:pPr>
              <w:numPr>
                <w:ilvl w:val="0"/>
                <w:numId w:val="11"/>
              </w:numPr>
              <w:pBdr>
                <w:top w:val="nil"/>
                <w:left w:val="nil"/>
                <w:bottom w:val="nil"/>
                <w:right w:val="nil"/>
                <w:between w:val="nil"/>
              </w:pBdr>
              <w:spacing w:after="120"/>
              <w:ind w:left="321" w:hanging="321"/>
              <w:jc w:val="both"/>
            </w:pPr>
            <w:r w:rsidRPr="00FA760A">
              <w:rPr>
                <w:color w:val="000000"/>
              </w:rPr>
              <w:t>Gestión legal</w:t>
            </w:r>
          </w:p>
        </w:tc>
        <w:tc>
          <w:tcPr>
            <w:tcW w:w="3640" w:type="dxa"/>
            <w:shd w:val="clear" w:color="auto" w:fill="auto"/>
            <w:tcMar>
              <w:top w:w="100" w:type="dxa"/>
              <w:left w:w="100" w:type="dxa"/>
              <w:bottom w:w="100" w:type="dxa"/>
              <w:right w:w="100" w:type="dxa"/>
            </w:tcMar>
          </w:tcPr>
          <w:p w14:paraId="0000013A" w14:textId="77777777" w:rsidR="00F26E80" w:rsidRPr="00FA760A" w:rsidRDefault="00000000" w:rsidP="00A455DC">
            <w:pPr>
              <w:widowControl w:val="0"/>
            </w:pPr>
            <w:r w:rsidRPr="00FA760A">
              <w:rPr>
                <w:noProof/>
              </w:rPr>
              <w:drawing>
                <wp:inline distT="0" distB="0" distL="0" distR="0" wp14:anchorId="0898A9A6" wp14:editId="63B107B0">
                  <wp:extent cx="2184400" cy="1386840"/>
                  <wp:effectExtent l="0" t="0" r="0" b="0"/>
                  <wp:docPr id="469" name="image53.jpg" descr="Banca digital, pago por internet, compras en línea, concepto de tecnología financiera. Mujer que usa teléfono móvil y tarjeta de crédito que paga a través de una aplicación de banca móvil para comprar en línea con iconos de tecnología"/>
                  <wp:cNvGraphicFramePr/>
                  <a:graphic xmlns:a="http://schemas.openxmlformats.org/drawingml/2006/main">
                    <a:graphicData uri="http://schemas.openxmlformats.org/drawingml/2006/picture">
                      <pic:pic xmlns:pic="http://schemas.openxmlformats.org/drawingml/2006/picture">
                        <pic:nvPicPr>
                          <pic:cNvPr id="0" name="image53.jpg" descr="Banca digital, pago por internet, compras en línea, concepto de tecnología financiera. Mujer que usa teléfono móvil y tarjeta de crédito que paga a través de una aplicación de banca móvil para comprar en línea con iconos de tecnología"/>
                          <pic:cNvPicPr preferRelativeResize="0"/>
                        </pic:nvPicPr>
                        <pic:blipFill>
                          <a:blip r:embed="rId65"/>
                          <a:srcRect/>
                          <a:stretch>
                            <a:fillRect/>
                          </a:stretch>
                        </pic:blipFill>
                        <pic:spPr>
                          <a:xfrm>
                            <a:off x="0" y="0"/>
                            <a:ext cx="2184400" cy="1386840"/>
                          </a:xfrm>
                          <a:prstGeom prst="rect">
                            <a:avLst/>
                          </a:prstGeom>
                          <a:ln/>
                        </pic:spPr>
                      </pic:pic>
                    </a:graphicData>
                  </a:graphic>
                </wp:inline>
              </w:drawing>
            </w:r>
          </w:p>
          <w:p w14:paraId="0000013B" w14:textId="77777777" w:rsidR="00F26E80" w:rsidRPr="00FA760A" w:rsidRDefault="00000000" w:rsidP="00A455DC">
            <w:pPr>
              <w:widowControl w:val="0"/>
              <w:rPr>
                <w:color w:val="999999"/>
              </w:rPr>
            </w:pPr>
            <w:r w:rsidRPr="00FA760A">
              <w:t>Imagen de referencia (o similar)</w:t>
            </w:r>
          </w:p>
          <w:p w14:paraId="0000013C" w14:textId="77777777" w:rsidR="00F26E80" w:rsidRPr="00FA760A" w:rsidRDefault="00000000" w:rsidP="00A455DC">
            <w:pPr>
              <w:widowControl w:val="0"/>
            </w:pPr>
            <w:hyperlink r:id="rId66">
              <w:r w:rsidRPr="00FA760A">
                <w:rPr>
                  <w:color w:val="0000FF"/>
                  <w:u w:val="single"/>
                </w:rPr>
                <w:t>https://image.shutterstock.com/image-photo/digital-banking-internet-payment-online-600w-2037588638.jpg</w:t>
              </w:r>
            </w:hyperlink>
            <w:r w:rsidRPr="00FA760A">
              <w:t xml:space="preserve">  </w:t>
            </w:r>
          </w:p>
          <w:p w14:paraId="0000013D" w14:textId="77777777" w:rsidR="00F26E80" w:rsidRPr="00FA760A" w:rsidRDefault="00000000" w:rsidP="00A455DC">
            <w:pPr>
              <w:widowControl w:val="0"/>
            </w:pPr>
            <w:r w:rsidRPr="00FA760A">
              <w:t>228130_i28</w:t>
            </w:r>
          </w:p>
        </w:tc>
      </w:tr>
      <w:tr w:rsidR="00F26E80" w:rsidRPr="00FA760A" w14:paraId="3033C643" w14:textId="77777777">
        <w:trPr>
          <w:trHeight w:val="420"/>
        </w:trPr>
        <w:tc>
          <w:tcPr>
            <w:tcW w:w="12062" w:type="dxa"/>
            <w:gridSpan w:val="2"/>
            <w:shd w:val="clear" w:color="auto" w:fill="auto"/>
            <w:tcMar>
              <w:top w:w="100" w:type="dxa"/>
              <w:left w:w="100" w:type="dxa"/>
              <w:bottom w:w="100" w:type="dxa"/>
              <w:right w:w="100" w:type="dxa"/>
            </w:tcMar>
          </w:tcPr>
          <w:p w14:paraId="0000013E" w14:textId="77777777" w:rsidR="00F26E80" w:rsidRPr="00FA760A" w:rsidRDefault="00000000" w:rsidP="00A455DC">
            <w:pPr>
              <w:widowControl w:val="0"/>
              <w:rPr>
                <w:b/>
              </w:rPr>
            </w:pPr>
            <w:r w:rsidRPr="00FA760A">
              <w:rPr>
                <w:b/>
              </w:rPr>
              <w:t>Ejemplos</w:t>
            </w:r>
          </w:p>
          <w:p w14:paraId="0000013F" w14:textId="42A239FD" w:rsidR="00F26E80" w:rsidRPr="00FA760A" w:rsidRDefault="00000000" w:rsidP="00A455DC">
            <w:pPr>
              <w:spacing w:after="120"/>
              <w:jc w:val="both"/>
            </w:pPr>
            <w:sdt>
              <w:sdtPr>
                <w:tag w:val="goog_rdk_296"/>
                <w:id w:val="974725454"/>
              </w:sdtPr>
              <w:sdtContent>
                <w:r w:rsidRPr="00FA760A">
                  <w:rPr>
                    <w:b/>
                  </w:rPr>
                  <w:t>Con base</w:t>
                </w:r>
              </w:sdtContent>
            </w:sdt>
            <w:r w:rsidRPr="00FA760A">
              <w:t xml:space="preserve"> en lo anterior, </w:t>
            </w:r>
            <w:sdt>
              <w:sdtPr>
                <w:tag w:val="goog_rdk_298"/>
                <w:id w:val="-1605502870"/>
              </w:sdtPr>
              <w:sdtContent>
                <w:r w:rsidRPr="00FA760A">
                  <w:t>es posible</w:t>
                </w:r>
              </w:sdtContent>
            </w:sdt>
            <w:r w:rsidRPr="00FA760A">
              <w:t xml:space="preserve"> construir ejemplos de requerimientos funcionales:</w:t>
            </w:r>
          </w:p>
          <w:p w14:paraId="00000140" w14:textId="30384671" w:rsidR="00F26E80" w:rsidRPr="00FA760A" w:rsidRDefault="00000000" w:rsidP="00A455DC">
            <w:pPr>
              <w:spacing w:after="120"/>
              <w:jc w:val="both"/>
            </w:pPr>
            <w:r w:rsidRPr="00FA760A">
              <w:t xml:space="preserve">El sistema emitirá un mensaje de texto y/o correo electrónico cuando se realice alguna de las siguientes transacciones: pedido de </w:t>
            </w:r>
            <w:sdt>
              <w:sdtPr>
                <w:tag w:val="goog_rdk_302"/>
                <w:id w:val="-1612427364"/>
              </w:sdtPr>
              <w:sdtContent>
                <w:r w:rsidRPr="00FA760A">
                  <w:t>un</w:t>
                </w:r>
              </w:sdtContent>
            </w:sdt>
            <w:r w:rsidRPr="00FA760A">
              <w:t xml:space="preserve"> cliente, despacho de mercancía, emisión de factura </w:t>
            </w:r>
            <w:sdt>
              <w:sdtPr>
                <w:tag w:val="goog_rdk_305"/>
                <w:id w:val="1563133766"/>
                <w:showingPlcHdr/>
              </w:sdtPr>
              <w:sdtContent>
                <w:r w:rsidR="00A455DC" w:rsidRPr="00FA760A">
                  <w:t xml:space="preserve">     </w:t>
                </w:r>
              </w:sdtContent>
            </w:sdt>
            <w:r w:rsidRPr="00FA760A">
              <w:t>y registro de pago</w:t>
            </w:r>
            <w:sdt>
              <w:sdtPr>
                <w:tag w:val="goog_rdk_306"/>
                <w:id w:val="-497196021"/>
                <w:showingPlcHdr/>
              </w:sdtPr>
              <w:sdtContent>
                <w:r w:rsidR="00A455DC" w:rsidRPr="00FA760A">
                  <w:t xml:space="preserve">     </w:t>
                </w:r>
              </w:sdtContent>
            </w:sdt>
            <w:r w:rsidRPr="00FA760A">
              <w:t>.</w:t>
            </w:r>
          </w:p>
          <w:p w14:paraId="00000141" w14:textId="5CD47385" w:rsidR="00F26E80" w:rsidRPr="00FA760A" w:rsidRDefault="00000000" w:rsidP="00A455DC">
            <w:pPr>
              <w:spacing w:after="120"/>
              <w:jc w:val="both"/>
            </w:pPr>
            <w:r w:rsidRPr="00FA760A">
              <w:t>El sistema de ventas virtual permitirá a los usuarios, adicionar, modificar y consultar las ventas de los clientes activos.</w:t>
            </w:r>
          </w:p>
          <w:p w14:paraId="00000142" w14:textId="0B88D599" w:rsidR="00F26E80" w:rsidRPr="00FA760A" w:rsidRDefault="00000000" w:rsidP="00A455DC">
            <w:r w:rsidRPr="00FA760A">
              <w:t>El sistema de información tendrá un botón de pagos, conectado con PSE que permitirá realizar pagos electrónicos.</w:t>
            </w:r>
          </w:p>
          <w:p w14:paraId="00000143" w14:textId="4F77C2F3" w:rsidR="00F26E80" w:rsidRPr="00FA760A" w:rsidRDefault="00000000" w:rsidP="00A455DC">
            <w:r w:rsidRPr="00FA760A">
              <w:t xml:space="preserve">El sistema </w:t>
            </w:r>
            <w:sdt>
              <w:sdtPr>
                <w:tag w:val="goog_rdk_308"/>
                <w:id w:val="696039632"/>
              </w:sdtPr>
              <w:sdtContent>
                <w:r w:rsidRPr="00FA760A">
                  <w:t>enviará</w:t>
                </w:r>
              </w:sdtContent>
            </w:sdt>
            <w:sdt>
              <w:sdtPr>
                <w:tag w:val="goog_rdk_309"/>
                <w:id w:val="2003466153"/>
                <w:showingPlcHdr/>
              </w:sdtPr>
              <w:sdtContent>
                <w:r w:rsidR="00A455DC" w:rsidRPr="00FA760A">
                  <w:t xml:space="preserve">     </w:t>
                </w:r>
              </w:sdtContent>
            </w:sdt>
            <w:r w:rsidRPr="00FA760A">
              <w:t xml:space="preserve"> automáticamente un correo electrónico a los interesados cuando se cree una nueva requisición.</w:t>
            </w:r>
          </w:p>
          <w:p w14:paraId="00000144" w14:textId="77777777" w:rsidR="00F26E80" w:rsidRPr="00FA760A" w:rsidRDefault="00000000" w:rsidP="00A455DC">
            <w:r w:rsidRPr="00FA760A">
              <w:t xml:space="preserve">El sistema le asignará un </w:t>
            </w:r>
            <w:sdt>
              <w:sdtPr>
                <w:tag w:val="goog_rdk_310"/>
                <w:id w:val="-309870447"/>
              </w:sdtPr>
              <w:sdtContent>
                <w:r w:rsidRPr="00FA760A">
                  <w:t xml:space="preserve">número </w:t>
                </w:r>
              </w:sdtContent>
            </w:sdt>
            <w:r w:rsidRPr="00FA760A">
              <w:t>consecutivo, único e irrepetible a cada pedido, para identificarlo en todos los procesos del inventario.</w:t>
            </w:r>
          </w:p>
          <w:p w14:paraId="00000145" w14:textId="0A9547B4" w:rsidR="00F26E80" w:rsidRPr="00FA760A" w:rsidRDefault="00000000" w:rsidP="00A455DC">
            <w:r w:rsidRPr="00FA760A">
              <w:t xml:space="preserve">El campo </w:t>
            </w:r>
            <w:sdt>
              <w:sdtPr>
                <w:tag w:val="goog_rdk_311"/>
                <w:id w:val="-413783821"/>
              </w:sdtPr>
              <w:sdtContent>
                <w:r w:rsidRPr="00FA760A">
                  <w:t>‘</w:t>
                </w:r>
              </w:sdtContent>
            </w:sdt>
            <w:r w:rsidRPr="00FA760A">
              <w:t>Neto a Pagar</w:t>
            </w:r>
            <w:sdt>
              <w:sdtPr>
                <w:tag w:val="goog_rdk_312"/>
                <w:id w:val="1064996090"/>
              </w:sdtPr>
              <w:sdtContent>
                <w:r w:rsidRPr="00FA760A">
                  <w:t>'</w:t>
                </w:r>
              </w:sdtContent>
            </w:sdt>
            <w:r w:rsidRPr="00FA760A">
              <w:t xml:space="preserve"> únicamente acepta valores decimal</w:t>
            </w:r>
            <w:sdt>
              <w:sdtPr>
                <w:tag w:val="goog_rdk_314"/>
                <w:id w:val="-769309482"/>
              </w:sdtPr>
              <w:sdtContent>
                <w:r w:rsidRPr="00FA760A">
                  <w:t>es</w:t>
                </w:r>
              </w:sdtContent>
            </w:sdt>
            <w:r w:rsidRPr="00FA760A">
              <w:t xml:space="preserve"> con dos posiciones.</w:t>
            </w:r>
          </w:p>
          <w:p w14:paraId="00000146" w14:textId="4C55BE5D" w:rsidR="00F26E80" w:rsidRPr="00FA760A" w:rsidRDefault="00000000" w:rsidP="00A455DC">
            <w:r w:rsidRPr="00FA760A">
              <w:t xml:space="preserve">El campo </w:t>
            </w:r>
            <w:sdt>
              <w:sdtPr>
                <w:tag w:val="goog_rdk_315"/>
                <w:id w:val="418148856"/>
              </w:sdtPr>
              <w:sdtContent>
                <w:r w:rsidRPr="00FA760A">
                  <w:t>‘</w:t>
                </w:r>
              </w:sdtContent>
            </w:sdt>
            <w:r w:rsidRPr="00FA760A">
              <w:t>fecha de nacimiento</w:t>
            </w:r>
            <w:sdt>
              <w:sdtPr>
                <w:tag w:val="goog_rdk_316"/>
                <w:id w:val="-2011833668"/>
              </w:sdtPr>
              <w:sdtContent>
                <w:r w:rsidRPr="00FA760A">
                  <w:t>’</w:t>
                </w:r>
              </w:sdtContent>
            </w:sdt>
            <w:r w:rsidRPr="00FA760A">
              <w:t xml:space="preserve"> únicamente </w:t>
            </w:r>
            <w:sdt>
              <w:sdtPr>
                <w:tag w:val="goog_rdk_317"/>
                <w:id w:val="-1055546851"/>
              </w:sdtPr>
              <w:sdtContent>
                <w:r w:rsidRPr="00FA760A">
                  <w:t>acepta</w:t>
                </w:r>
              </w:sdtContent>
            </w:sdt>
            <w:r w:rsidRPr="00FA760A">
              <w:t xml:space="preserve"> </w:t>
            </w:r>
            <w:sdt>
              <w:sdtPr>
                <w:tag w:val="goog_rdk_319"/>
                <w:id w:val="-1696066161"/>
              </w:sdtPr>
              <w:sdtContent>
                <w:r w:rsidRPr="00FA760A">
                  <w:t xml:space="preserve">una </w:t>
                </w:r>
              </w:sdtContent>
            </w:sdt>
            <w:r w:rsidRPr="00FA760A">
              <w:t>fecha que i</w:t>
            </w:r>
            <w:sdt>
              <w:sdtPr>
                <w:tag w:val="goog_rdk_320"/>
                <w:id w:val="1649941141"/>
              </w:sdtPr>
              <w:sdtContent>
                <w:r w:rsidRPr="00FA760A">
                  <w:t>ndique</w:t>
                </w:r>
              </w:sdtContent>
            </w:sdt>
            <w:r w:rsidRPr="00FA760A">
              <w:t xml:space="preserve"> que el trabajador tiene </w:t>
            </w:r>
            <w:sdt>
              <w:sdtPr>
                <w:tag w:val="goog_rdk_322"/>
                <w:id w:val="1899781676"/>
              </w:sdtPr>
              <w:sdtContent>
                <w:r w:rsidRPr="00FA760A">
                  <w:t>entre</w:t>
                </w:r>
              </w:sdtContent>
            </w:sdt>
            <w:r w:rsidRPr="00FA760A">
              <w:t xml:space="preserve"> 18 </w:t>
            </w:r>
            <w:sdt>
              <w:sdtPr>
                <w:tag w:val="goog_rdk_324"/>
                <w:id w:val="221559945"/>
              </w:sdtPr>
              <w:sdtContent>
                <w:r w:rsidRPr="00FA760A">
                  <w:t>y</w:t>
                </w:r>
              </w:sdtContent>
            </w:sdt>
            <w:r w:rsidRPr="00FA760A">
              <w:t xml:space="preserve"> 65 años, rango de </w:t>
            </w:r>
            <w:sdt>
              <w:sdtPr>
                <w:tag w:val="goog_rdk_326"/>
                <w:id w:val="1032543294"/>
              </w:sdtPr>
              <w:sdtContent>
                <w:r w:rsidR="0082102D" w:rsidRPr="00FA760A">
                  <w:t>edad determinada</w:t>
                </w:r>
                <w:r w:rsidRPr="00FA760A">
                  <w:t xml:space="preserve"> </w:t>
                </w:r>
              </w:sdtContent>
            </w:sdt>
            <w:r w:rsidRPr="00FA760A">
              <w:t>por políticas de la empresa.</w:t>
            </w:r>
          </w:p>
          <w:p w14:paraId="00000147" w14:textId="77777777" w:rsidR="00F26E80" w:rsidRPr="00FA760A" w:rsidRDefault="00000000" w:rsidP="00A455DC">
            <w:r w:rsidRPr="00FA760A">
              <w:t xml:space="preserve">Los clientes tendrán disponible únicamente los productos con </w:t>
            </w:r>
            <w:sdt>
              <w:sdtPr>
                <w:tag w:val="goog_rdk_327"/>
                <w:id w:val="91370648"/>
              </w:sdtPr>
              <w:sdtContent>
                <w:r w:rsidRPr="00FA760A">
                  <w:rPr>
                    <w:i/>
                  </w:rPr>
                  <w:t>stock</w:t>
                </w:r>
              </w:sdtContent>
            </w:sdt>
            <w:r w:rsidRPr="00FA760A">
              <w:t xml:space="preserve"> suficiente. </w:t>
            </w:r>
          </w:p>
          <w:p w14:paraId="00000148" w14:textId="6946577A" w:rsidR="00F26E80" w:rsidRPr="00FA760A" w:rsidRDefault="00000000" w:rsidP="00A455DC">
            <w:r w:rsidRPr="00FA760A">
              <w:t xml:space="preserve">El administrador del sistema </w:t>
            </w:r>
            <w:sdt>
              <w:sdtPr>
                <w:tag w:val="goog_rdk_328"/>
                <w:id w:val="76181371"/>
              </w:sdtPr>
              <w:sdtContent>
                <w:r w:rsidRPr="00FA760A">
                  <w:t>podrá</w:t>
                </w:r>
              </w:sdtContent>
            </w:sdt>
            <w:r w:rsidRPr="00FA760A">
              <w:t xml:space="preserve"> ver </w:t>
            </w:r>
            <w:sdt>
              <w:sdtPr>
                <w:tag w:val="goog_rdk_330"/>
                <w:id w:val="-1497876835"/>
              </w:sdtPr>
              <w:sdtContent>
                <w:r w:rsidRPr="00FA760A">
                  <w:t>las</w:t>
                </w:r>
              </w:sdtContent>
            </w:sdt>
            <w:r w:rsidRPr="00FA760A">
              <w:t xml:space="preserve"> ganancias, perdidas y principales balances contables en tiempo real.</w:t>
            </w:r>
          </w:p>
        </w:tc>
        <w:tc>
          <w:tcPr>
            <w:tcW w:w="3640" w:type="dxa"/>
            <w:shd w:val="clear" w:color="auto" w:fill="auto"/>
            <w:tcMar>
              <w:top w:w="100" w:type="dxa"/>
              <w:left w:w="100" w:type="dxa"/>
              <w:bottom w:w="100" w:type="dxa"/>
              <w:right w:w="100" w:type="dxa"/>
            </w:tcMar>
          </w:tcPr>
          <w:p w14:paraId="0000014A" w14:textId="77777777" w:rsidR="00F26E80" w:rsidRPr="00FA760A" w:rsidRDefault="00000000" w:rsidP="00A455DC">
            <w:pPr>
              <w:widowControl w:val="0"/>
            </w:pPr>
            <w:r w:rsidRPr="00FA760A">
              <w:rPr>
                <w:noProof/>
              </w:rPr>
              <w:drawing>
                <wp:inline distT="0" distB="0" distL="0" distR="0" wp14:anchorId="1980E898" wp14:editId="0167DA27">
                  <wp:extent cx="2184400" cy="1532890"/>
                  <wp:effectExtent l="0" t="0" r="0" b="0"/>
                  <wp:docPr id="470" name="image62.jpg" descr="Concepto de tecnología de cadena de bloqueo con diagrama de cadena e interfaz de bloques cifrados. Empresario trabajando en tableta digital, ordenador portátil, desarrollo de software con tecnología moderna en pantalla virtual"/>
                  <wp:cNvGraphicFramePr/>
                  <a:graphic xmlns:a="http://schemas.openxmlformats.org/drawingml/2006/main">
                    <a:graphicData uri="http://schemas.openxmlformats.org/drawingml/2006/picture">
                      <pic:pic xmlns:pic="http://schemas.openxmlformats.org/drawingml/2006/picture">
                        <pic:nvPicPr>
                          <pic:cNvPr id="0" name="image62.jpg" descr="Concepto de tecnología de cadena de bloqueo con diagrama de cadena e interfaz de bloques cifrados. Empresario trabajando en tableta digital, ordenador portátil, desarrollo de software con tecnología moderna en pantalla virtual"/>
                          <pic:cNvPicPr preferRelativeResize="0"/>
                        </pic:nvPicPr>
                        <pic:blipFill>
                          <a:blip r:embed="rId67"/>
                          <a:srcRect/>
                          <a:stretch>
                            <a:fillRect/>
                          </a:stretch>
                        </pic:blipFill>
                        <pic:spPr>
                          <a:xfrm>
                            <a:off x="0" y="0"/>
                            <a:ext cx="2184400" cy="1532890"/>
                          </a:xfrm>
                          <a:prstGeom prst="rect">
                            <a:avLst/>
                          </a:prstGeom>
                          <a:ln/>
                        </pic:spPr>
                      </pic:pic>
                    </a:graphicData>
                  </a:graphic>
                </wp:inline>
              </w:drawing>
            </w:r>
          </w:p>
          <w:p w14:paraId="0000014B" w14:textId="77777777" w:rsidR="00F26E80" w:rsidRPr="00FA760A" w:rsidRDefault="00000000" w:rsidP="00A455DC">
            <w:pPr>
              <w:widowControl w:val="0"/>
              <w:rPr>
                <w:color w:val="999999"/>
              </w:rPr>
            </w:pPr>
            <w:r w:rsidRPr="00FA760A">
              <w:t>Imagen de referencia (o similar)</w:t>
            </w:r>
          </w:p>
          <w:p w14:paraId="0000014C" w14:textId="77777777" w:rsidR="00F26E80" w:rsidRPr="00FA760A" w:rsidRDefault="00000000" w:rsidP="00A455DC">
            <w:pPr>
              <w:widowControl w:val="0"/>
            </w:pPr>
            <w:hyperlink r:id="rId68">
              <w:r w:rsidRPr="00FA760A">
                <w:rPr>
                  <w:color w:val="0000FF"/>
                  <w:u w:val="single"/>
                </w:rPr>
                <w:t>https://image.shutterstock.com/image-photo/blockchain-technology-concept-chain-diagram-600w-1176021937.jpg</w:t>
              </w:r>
            </w:hyperlink>
            <w:r w:rsidRPr="00FA760A">
              <w:t xml:space="preserve">  </w:t>
            </w:r>
          </w:p>
          <w:p w14:paraId="0000014D" w14:textId="77777777" w:rsidR="00F26E80" w:rsidRPr="00FA760A" w:rsidRDefault="00000000" w:rsidP="00A455DC">
            <w:pPr>
              <w:widowControl w:val="0"/>
            </w:pPr>
            <w:r w:rsidRPr="00FA760A">
              <w:t>228130_i29</w:t>
            </w:r>
          </w:p>
        </w:tc>
      </w:tr>
      <w:tr w:rsidR="00F26E80" w:rsidRPr="00FA760A" w14:paraId="1313DA2F" w14:textId="77777777">
        <w:trPr>
          <w:trHeight w:val="420"/>
        </w:trPr>
        <w:tc>
          <w:tcPr>
            <w:tcW w:w="12062" w:type="dxa"/>
            <w:gridSpan w:val="2"/>
            <w:shd w:val="clear" w:color="auto" w:fill="auto"/>
            <w:tcMar>
              <w:top w:w="100" w:type="dxa"/>
              <w:left w:w="100" w:type="dxa"/>
              <w:bottom w:w="100" w:type="dxa"/>
              <w:right w:w="100" w:type="dxa"/>
            </w:tcMar>
          </w:tcPr>
          <w:p w14:paraId="0000014E" w14:textId="77777777" w:rsidR="00F26E80" w:rsidRPr="00FA760A" w:rsidRDefault="00000000" w:rsidP="00A455DC">
            <w:pPr>
              <w:widowControl w:val="0"/>
              <w:rPr>
                <w:b/>
              </w:rPr>
            </w:pPr>
            <w:r w:rsidRPr="00FA760A">
              <w:rPr>
                <w:b/>
              </w:rPr>
              <w:lastRenderedPageBreak/>
              <w:t>Para tener en cuenta</w:t>
            </w:r>
          </w:p>
          <w:p w14:paraId="0000014F" w14:textId="77777777" w:rsidR="00F26E80" w:rsidRPr="00FA760A" w:rsidRDefault="00000000" w:rsidP="00A455DC">
            <w:pPr>
              <w:spacing w:after="120"/>
              <w:jc w:val="both"/>
            </w:pPr>
            <w:r w:rsidRPr="00FA760A">
              <w:t>Posibles errores en la construcción de requisitos funcionales:</w:t>
            </w:r>
          </w:p>
          <w:p w14:paraId="00000150" w14:textId="34699EF9" w:rsidR="00F26E80" w:rsidRPr="00FA760A" w:rsidRDefault="00000000" w:rsidP="00A455DC">
            <w:pPr>
              <w:numPr>
                <w:ilvl w:val="0"/>
                <w:numId w:val="3"/>
              </w:numPr>
              <w:pBdr>
                <w:top w:val="nil"/>
                <w:left w:val="nil"/>
                <w:bottom w:val="nil"/>
                <w:right w:val="nil"/>
                <w:between w:val="nil"/>
              </w:pBdr>
              <w:ind w:left="462"/>
            </w:pPr>
            <w:r w:rsidRPr="00FA760A">
              <w:rPr>
                <w:color w:val="000000"/>
              </w:rPr>
              <w:t xml:space="preserve">Evite copiar necesidades externas o generales de artículos, libros, etc., puesto que </w:t>
            </w:r>
            <w:sdt>
              <w:sdtPr>
                <w:tag w:val="goog_rdk_334"/>
                <w:id w:val="-1701690150"/>
              </w:sdtPr>
              <w:sdtContent>
                <w:r w:rsidRPr="00FA760A">
                  <w:rPr>
                    <w:color w:val="000000"/>
                  </w:rPr>
                  <w:t>estos</w:t>
                </w:r>
              </w:sdtContent>
            </w:sdt>
            <w:r w:rsidRPr="00FA760A">
              <w:rPr>
                <w:color w:val="000000"/>
              </w:rPr>
              <w:t xml:space="preserve"> deben ser personalizados </w:t>
            </w:r>
            <w:sdt>
              <w:sdtPr>
                <w:tag w:val="goog_rdk_336"/>
                <w:id w:val="-1537425411"/>
              </w:sdtPr>
              <w:sdtContent>
                <w:r w:rsidRPr="00FA760A">
                  <w:rPr>
                    <w:color w:val="000000"/>
                  </w:rPr>
                  <w:t>en</w:t>
                </w:r>
              </w:sdtContent>
            </w:sdt>
            <w:r w:rsidRPr="00FA760A">
              <w:rPr>
                <w:color w:val="000000"/>
              </w:rPr>
              <w:t xml:space="preserve"> cada sistema.</w:t>
            </w:r>
          </w:p>
          <w:p w14:paraId="00000151" w14:textId="1FD7B89B" w:rsidR="00F26E80" w:rsidRPr="00FA760A" w:rsidRDefault="00000000" w:rsidP="00A455DC">
            <w:pPr>
              <w:numPr>
                <w:ilvl w:val="0"/>
                <w:numId w:val="3"/>
              </w:numPr>
              <w:pBdr>
                <w:top w:val="nil"/>
                <w:left w:val="nil"/>
                <w:bottom w:val="nil"/>
                <w:right w:val="nil"/>
                <w:between w:val="nil"/>
              </w:pBdr>
              <w:ind w:left="462"/>
            </w:pPr>
            <w:r w:rsidRPr="00FA760A">
              <w:rPr>
                <w:color w:val="000000"/>
              </w:rPr>
              <w:t xml:space="preserve">Evite adicionar información, </w:t>
            </w:r>
            <w:sdt>
              <w:sdtPr>
                <w:tag w:val="goog_rdk_338"/>
                <w:id w:val="597912104"/>
              </w:sdtPr>
              <w:sdtContent>
                <w:r w:rsidRPr="00FA760A">
                  <w:rPr>
                    <w:color w:val="000000"/>
                  </w:rPr>
                  <w:t>a menos que sea</w:t>
                </w:r>
              </w:sdtContent>
            </w:sdt>
            <w:r w:rsidRPr="00FA760A">
              <w:rPr>
                <w:color w:val="000000"/>
              </w:rPr>
              <w:t xml:space="preserve"> estrictamente necesario, </w:t>
            </w:r>
            <w:sdt>
              <w:sdtPr>
                <w:tag w:val="goog_rdk_340"/>
                <w:id w:val="1801958901"/>
              </w:sdtPr>
              <w:sdtContent>
                <w:r w:rsidRPr="00FA760A">
                  <w:rPr>
                    <w:color w:val="000000"/>
                  </w:rPr>
                  <w:t>ya que esto</w:t>
                </w:r>
              </w:sdtContent>
            </w:sdt>
            <w:r w:rsidRPr="00FA760A">
              <w:rPr>
                <w:color w:val="000000"/>
              </w:rPr>
              <w:t xml:space="preserve"> puede generar dudas o confusiones.</w:t>
            </w:r>
          </w:p>
          <w:p w14:paraId="00000152" w14:textId="77777777" w:rsidR="00F26E80" w:rsidRPr="00FA760A" w:rsidRDefault="00000000" w:rsidP="00A455DC">
            <w:pPr>
              <w:numPr>
                <w:ilvl w:val="0"/>
                <w:numId w:val="3"/>
              </w:numPr>
              <w:pBdr>
                <w:top w:val="nil"/>
                <w:left w:val="nil"/>
                <w:bottom w:val="nil"/>
                <w:right w:val="nil"/>
                <w:between w:val="nil"/>
              </w:pBdr>
              <w:ind w:left="462"/>
            </w:pPr>
            <w:r w:rsidRPr="00FA760A">
              <w:rPr>
                <w:color w:val="000000"/>
              </w:rPr>
              <w:t>Evite omitir detalles técnicos en los requisitos funcionales.</w:t>
            </w:r>
          </w:p>
          <w:p w14:paraId="00000153" w14:textId="77777777" w:rsidR="00F26E80" w:rsidRPr="00FA760A" w:rsidRDefault="00F26E80" w:rsidP="00A455DC">
            <w:pPr>
              <w:widowControl w:val="0"/>
              <w:rPr>
                <w:b/>
              </w:rPr>
            </w:pPr>
          </w:p>
        </w:tc>
        <w:tc>
          <w:tcPr>
            <w:tcW w:w="3640" w:type="dxa"/>
            <w:shd w:val="clear" w:color="auto" w:fill="auto"/>
            <w:tcMar>
              <w:top w:w="100" w:type="dxa"/>
              <w:left w:w="100" w:type="dxa"/>
              <w:bottom w:w="100" w:type="dxa"/>
              <w:right w:w="100" w:type="dxa"/>
            </w:tcMar>
          </w:tcPr>
          <w:p w14:paraId="00000155" w14:textId="77777777" w:rsidR="00F26E80" w:rsidRPr="00FA760A" w:rsidRDefault="00000000" w:rsidP="00A455DC">
            <w:pPr>
              <w:widowControl w:val="0"/>
            </w:pPr>
            <w:r w:rsidRPr="00FA760A">
              <w:rPr>
                <w:noProof/>
              </w:rPr>
              <w:drawing>
                <wp:inline distT="0" distB="0" distL="0" distR="0" wp14:anchorId="0828AFDC" wp14:editId="1BEF4C6A">
                  <wp:extent cx="2184400" cy="1529080"/>
                  <wp:effectExtent l="0" t="0" r="0" b="0"/>
                  <wp:docPr id="471" name="image52.jpg" descr="Una molesta mujer de negocios que tiene problemas con la computadora, una mujer loca indignada por una falla en una laptop, perdió datos importantes luego de un error fatal crítico, mensaje de caída de PC, pérdida de información no guardada"/>
                  <wp:cNvGraphicFramePr/>
                  <a:graphic xmlns:a="http://schemas.openxmlformats.org/drawingml/2006/main">
                    <a:graphicData uri="http://schemas.openxmlformats.org/drawingml/2006/picture">
                      <pic:pic xmlns:pic="http://schemas.openxmlformats.org/drawingml/2006/picture">
                        <pic:nvPicPr>
                          <pic:cNvPr id="0" name="image52.jpg" descr="Una molesta mujer de negocios que tiene problemas con la computadora, una mujer loca indignada por una falla en una laptop, perdió datos importantes luego de un error fatal crítico, mensaje de caída de PC, pérdida de información no guardada"/>
                          <pic:cNvPicPr preferRelativeResize="0"/>
                        </pic:nvPicPr>
                        <pic:blipFill>
                          <a:blip r:embed="rId69"/>
                          <a:srcRect/>
                          <a:stretch>
                            <a:fillRect/>
                          </a:stretch>
                        </pic:blipFill>
                        <pic:spPr>
                          <a:xfrm>
                            <a:off x="0" y="0"/>
                            <a:ext cx="2184400" cy="1529080"/>
                          </a:xfrm>
                          <a:prstGeom prst="rect">
                            <a:avLst/>
                          </a:prstGeom>
                          <a:ln/>
                        </pic:spPr>
                      </pic:pic>
                    </a:graphicData>
                  </a:graphic>
                </wp:inline>
              </w:drawing>
            </w:r>
          </w:p>
          <w:p w14:paraId="00000156" w14:textId="77777777" w:rsidR="00F26E80" w:rsidRPr="00FA760A" w:rsidRDefault="00000000" w:rsidP="00A455DC">
            <w:pPr>
              <w:widowControl w:val="0"/>
            </w:pPr>
            <w:hyperlink r:id="rId70">
              <w:r w:rsidRPr="00FA760A">
                <w:rPr>
                  <w:color w:val="0000FF"/>
                  <w:u w:val="single"/>
                </w:rPr>
                <w:t>https://image.shutterstock.com/image-photo/angry-annoyed-businesswoman-having-problem-600w-692204311.jpg</w:t>
              </w:r>
            </w:hyperlink>
          </w:p>
          <w:p w14:paraId="00000157" w14:textId="77777777" w:rsidR="00F26E80" w:rsidRPr="00FA760A" w:rsidRDefault="00000000" w:rsidP="00A455DC">
            <w:pPr>
              <w:widowControl w:val="0"/>
            </w:pPr>
            <w:r w:rsidRPr="00FA760A">
              <w:t>228130_i30</w:t>
            </w:r>
          </w:p>
        </w:tc>
      </w:tr>
    </w:tbl>
    <w:p w14:paraId="00000158" w14:textId="77777777" w:rsidR="00F26E80" w:rsidRPr="00FA760A" w:rsidRDefault="00F26E80" w:rsidP="00A455DC">
      <w:pPr>
        <w:pBdr>
          <w:top w:val="nil"/>
          <w:left w:val="nil"/>
          <w:bottom w:val="nil"/>
          <w:right w:val="nil"/>
          <w:between w:val="nil"/>
        </w:pBdr>
        <w:spacing w:line="240" w:lineRule="auto"/>
        <w:jc w:val="both"/>
      </w:pPr>
    </w:p>
    <w:p w14:paraId="00000159" w14:textId="77777777" w:rsidR="00F26E80" w:rsidRPr="00FA760A" w:rsidRDefault="00F26E80" w:rsidP="00A455DC">
      <w:pPr>
        <w:pBdr>
          <w:top w:val="nil"/>
          <w:left w:val="nil"/>
          <w:bottom w:val="nil"/>
          <w:right w:val="nil"/>
          <w:between w:val="nil"/>
        </w:pBdr>
        <w:spacing w:line="240" w:lineRule="auto"/>
        <w:jc w:val="both"/>
      </w:pPr>
    </w:p>
    <w:p w14:paraId="0000015A" w14:textId="77777777" w:rsidR="00F26E80" w:rsidRPr="00FA760A" w:rsidRDefault="00F26E80" w:rsidP="00A455DC">
      <w:pPr>
        <w:pBdr>
          <w:top w:val="nil"/>
          <w:left w:val="nil"/>
          <w:bottom w:val="nil"/>
          <w:right w:val="nil"/>
          <w:between w:val="nil"/>
        </w:pBdr>
        <w:spacing w:line="240" w:lineRule="auto"/>
        <w:jc w:val="both"/>
      </w:pPr>
    </w:p>
    <w:p w14:paraId="0000015B" w14:textId="77777777" w:rsidR="00F26E80" w:rsidRPr="00FA760A" w:rsidRDefault="00F26E80" w:rsidP="00A455DC">
      <w:pPr>
        <w:pBdr>
          <w:top w:val="nil"/>
          <w:left w:val="nil"/>
          <w:bottom w:val="nil"/>
          <w:right w:val="nil"/>
          <w:between w:val="nil"/>
        </w:pBdr>
        <w:spacing w:line="240" w:lineRule="auto"/>
        <w:jc w:val="both"/>
      </w:pPr>
    </w:p>
    <w:p w14:paraId="0000015C" w14:textId="77777777" w:rsidR="00F26E80" w:rsidRPr="00FA760A" w:rsidRDefault="00000000" w:rsidP="00A455DC">
      <w:pPr>
        <w:numPr>
          <w:ilvl w:val="1"/>
          <w:numId w:val="14"/>
        </w:numPr>
        <w:pBdr>
          <w:top w:val="nil"/>
          <w:left w:val="nil"/>
          <w:bottom w:val="nil"/>
          <w:right w:val="nil"/>
          <w:between w:val="nil"/>
        </w:pBdr>
        <w:spacing w:after="120" w:line="240" w:lineRule="auto"/>
        <w:rPr>
          <w:b/>
          <w:color w:val="000000"/>
        </w:rPr>
      </w:pPr>
      <w:r w:rsidRPr="00FA760A">
        <w:rPr>
          <w:b/>
          <w:color w:val="000000"/>
        </w:rPr>
        <w:t>Requisitos no funcionales</w:t>
      </w:r>
    </w:p>
    <w:tbl>
      <w:tblPr>
        <w:tblStyle w:val="affffffa"/>
        <w:tblW w:w="156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F26E80" w:rsidRPr="00FA760A" w14:paraId="7BA5F45E" w14:textId="77777777">
        <w:trPr>
          <w:trHeight w:val="444"/>
        </w:trPr>
        <w:tc>
          <w:tcPr>
            <w:tcW w:w="15692" w:type="dxa"/>
            <w:shd w:val="clear" w:color="auto" w:fill="8DB3E2"/>
          </w:tcPr>
          <w:p w14:paraId="0000015D" w14:textId="77777777" w:rsidR="00F26E80" w:rsidRPr="00FA760A" w:rsidRDefault="00000000" w:rsidP="00A455DC">
            <w:pPr>
              <w:pStyle w:val="Ttulo1"/>
              <w:jc w:val="center"/>
              <w:outlineLvl w:val="0"/>
              <w:rPr>
                <w:sz w:val="22"/>
                <w:szCs w:val="22"/>
              </w:rPr>
            </w:pPr>
            <w:r w:rsidRPr="00FA760A">
              <w:rPr>
                <w:sz w:val="22"/>
                <w:szCs w:val="22"/>
              </w:rPr>
              <w:t>Cuadro de texto</w:t>
            </w:r>
          </w:p>
        </w:tc>
      </w:tr>
      <w:tr w:rsidR="00F26E80" w:rsidRPr="00FA760A" w14:paraId="052B5D30" w14:textId="77777777">
        <w:tc>
          <w:tcPr>
            <w:tcW w:w="15692" w:type="dxa"/>
          </w:tcPr>
          <w:p w14:paraId="0000015E" w14:textId="6E2E6D0C" w:rsidR="00F26E80" w:rsidRPr="00FA760A" w:rsidRDefault="00000000" w:rsidP="00A455DC">
            <w:pPr>
              <w:jc w:val="both"/>
              <w:rPr>
                <w:color w:val="BFBFBF"/>
              </w:rPr>
            </w:pPr>
            <w:sdt>
              <w:sdtPr>
                <w:tag w:val="goog_rdk_343"/>
                <w:id w:val="-1515371921"/>
              </w:sdtPr>
              <w:sdtContent>
                <w:r w:rsidRPr="00FA760A">
                  <w:t>Conozca qué son y cómo funcionan</w:t>
                </w:r>
              </w:sdtContent>
            </w:sdt>
            <w:r w:rsidRPr="00FA760A">
              <w:t xml:space="preserve"> los requisitos no funcionales de un proyecto de desarrollo de </w:t>
            </w:r>
            <w:r w:rsidR="00A455DC" w:rsidRPr="00FA760A">
              <w:rPr>
                <w:i/>
                <w:iCs/>
              </w:rPr>
              <w:t>software</w:t>
            </w:r>
            <w:r w:rsidRPr="00FA760A">
              <w:t>.</w:t>
            </w:r>
          </w:p>
        </w:tc>
      </w:tr>
    </w:tbl>
    <w:p w14:paraId="0000015F" w14:textId="77777777" w:rsidR="00F26E80" w:rsidRPr="00FA760A" w:rsidRDefault="00F26E80" w:rsidP="00A455DC">
      <w:pPr>
        <w:pBdr>
          <w:top w:val="nil"/>
          <w:left w:val="nil"/>
          <w:bottom w:val="nil"/>
          <w:right w:val="nil"/>
          <w:between w:val="nil"/>
        </w:pBdr>
        <w:spacing w:line="240" w:lineRule="auto"/>
        <w:jc w:val="both"/>
      </w:pPr>
    </w:p>
    <w:tbl>
      <w:tblPr>
        <w:tblStyle w:val="affffffb"/>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3962"/>
      </w:tblGrid>
      <w:tr w:rsidR="00F26E80" w:rsidRPr="00FA760A" w14:paraId="6BA2B867" w14:textId="77777777">
        <w:trPr>
          <w:trHeight w:val="580"/>
        </w:trPr>
        <w:tc>
          <w:tcPr>
            <w:tcW w:w="1740" w:type="dxa"/>
            <w:shd w:val="clear" w:color="auto" w:fill="C9DAF8"/>
            <w:tcMar>
              <w:top w:w="100" w:type="dxa"/>
              <w:left w:w="100" w:type="dxa"/>
              <w:bottom w:w="100" w:type="dxa"/>
              <w:right w:w="100" w:type="dxa"/>
            </w:tcMar>
          </w:tcPr>
          <w:p w14:paraId="00000160" w14:textId="77777777" w:rsidR="00F26E80" w:rsidRPr="00FA760A" w:rsidRDefault="00000000" w:rsidP="00A455DC">
            <w:pPr>
              <w:widowControl w:val="0"/>
              <w:jc w:val="center"/>
              <w:rPr>
                <w:b/>
              </w:rPr>
            </w:pPr>
            <w:r w:rsidRPr="00FA760A">
              <w:rPr>
                <w:b/>
              </w:rPr>
              <w:t>Tipo de recurso</w:t>
            </w:r>
          </w:p>
        </w:tc>
        <w:tc>
          <w:tcPr>
            <w:tcW w:w="13962" w:type="dxa"/>
            <w:shd w:val="clear" w:color="auto" w:fill="C9DAF8"/>
            <w:tcMar>
              <w:top w:w="100" w:type="dxa"/>
              <w:left w:w="100" w:type="dxa"/>
              <w:bottom w:w="100" w:type="dxa"/>
              <w:right w:w="100" w:type="dxa"/>
            </w:tcMar>
          </w:tcPr>
          <w:p w14:paraId="00000161" w14:textId="77777777" w:rsidR="00F26E80" w:rsidRPr="00FA760A" w:rsidRDefault="00000000" w:rsidP="00A455DC">
            <w:pPr>
              <w:pStyle w:val="Ttulo"/>
              <w:widowControl w:val="0"/>
              <w:jc w:val="center"/>
              <w:rPr>
                <w:sz w:val="22"/>
                <w:szCs w:val="22"/>
              </w:rPr>
            </w:pPr>
            <w:r w:rsidRPr="00FA760A">
              <w:rPr>
                <w:sz w:val="22"/>
                <w:szCs w:val="22"/>
              </w:rPr>
              <w:t>Acordeón tipo 1</w:t>
            </w:r>
          </w:p>
        </w:tc>
      </w:tr>
      <w:tr w:rsidR="00F26E80" w:rsidRPr="00FA760A" w14:paraId="7FC7D3ED" w14:textId="77777777">
        <w:trPr>
          <w:trHeight w:val="420"/>
        </w:trPr>
        <w:tc>
          <w:tcPr>
            <w:tcW w:w="1740" w:type="dxa"/>
            <w:shd w:val="clear" w:color="auto" w:fill="auto"/>
            <w:tcMar>
              <w:top w:w="100" w:type="dxa"/>
              <w:left w:w="100" w:type="dxa"/>
              <w:bottom w:w="100" w:type="dxa"/>
              <w:right w:w="100" w:type="dxa"/>
            </w:tcMar>
          </w:tcPr>
          <w:p w14:paraId="00000162" w14:textId="77777777" w:rsidR="00F26E80" w:rsidRPr="00FA760A" w:rsidRDefault="00000000" w:rsidP="00A455DC">
            <w:pPr>
              <w:widowControl w:val="0"/>
              <w:rPr>
                <w:b/>
              </w:rPr>
            </w:pPr>
            <w:r w:rsidRPr="00FA760A">
              <w:rPr>
                <w:b/>
              </w:rPr>
              <w:t>Introducción</w:t>
            </w:r>
          </w:p>
        </w:tc>
        <w:tc>
          <w:tcPr>
            <w:tcW w:w="13962" w:type="dxa"/>
            <w:shd w:val="clear" w:color="auto" w:fill="auto"/>
            <w:tcMar>
              <w:top w:w="100" w:type="dxa"/>
              <w:left w:w="100" w:type="dxa"/>
              <w:bottom w:w="100" w:type="dxa"/>
              <w:right w:w="100" w:type="dxa"/>
            </w:tcMar>
          </w:tcPr>
          <w:p w14:paraId="00000164" w14:textId="3BAA0047" w:rsidR="00F26E80" w:rsidRPr="00FA760A" w:rsidRDefault="00000000" w:rsidP="00A455DC">
            <w:pPr>
              <w:spacing w:after="120"/>
              <w:jc w:val="both"/>
              <w:rPr>
                <w:color w:val="999999"/>
              </w:rPr>
            </w:pPr>
            <w:sdt>
              <w:sdtPr>
                <w:tag w:val="goog_rdk_362"/>
                <w:id w:val="-2045357328"/>
              </w:sdtPr>
              <w:sdtContent>
                <w:r w:rsidRPr="00FA760A">
                  <w:rPr>
                    <w:rFonts w:eastAsia="Helvetica Neue"/>
                    <w:color w:val="000000"/>
                  </w:rPr>
                  <w:t xml:space="preserve">Los requisitos no funcionales son características, cualidades </w:t>
                </w:r>
                <w:sdt>
                  <w:sdtPr>
                    <w:tag w:val="goog_rdk_345"/>
                    <w:id w:val="-1190057447"/>
                  </w:sdtPr>
                  <w:sdtContent>
                    <w:r w:rsidRPr="00FA760A">
                      <w:rPr>
                        <w:rFonts w:eastAsia="Helvetica Neue"/>
                        <w:color w:val="000000"/>
                      </w:rPr>
                      <w:t>o</w:t>
                    </w:r>
                  </w:sdtContent>
                </w:sdt>
                <w:r w:rsidRPr="00FA760A">
                  <w:rPr>
                    <w:rFonts w:eastAsia="Helvetica Neue"/>
                    <w:color w:val="000000"/>
                  </w:rPr>
                  <w:t xml:space="preserve"> restricciones del </w:t>
                </w:r>
                <w:r w:rsidR="00A455DC" w:rsidRPr="00FA760A">
                  <w:rPr>
                    <w:rFonts w:eastAsia="Helvetica Neue"/>
                    <w:i/>
                    <w:iCs/>
                    <w:color w:val="000000"/>
                  </w:rPr>
                  <w:t>software</w:t>
                </w:r>
                <w:r w:rsidRPr="00FA760A">
                  <w:rPr>
                    <w:rFonts w:eastAsia="Helvetica Neue"/>
                    <w:color w:val="000000"/>
                  </w:rPr>
                  <w:t xml:space="preserve"> que no determinan una funcionalidad del sistema que se construye; es decir, </w:t>
                </w:r>
                <w:sdt>
                  <w:sdtPr>
                    <w:tag w:val="goog_rdk_348"/>
                    <w:id w:val="-593170736"/>
                  </w:sdtPr>
                  <w:sdtContent>
                    <w:r w:rsidRPr="00FA760A">
                      <w:rPr>
                        <w:rFonts w:eastAsia="Helvetica Neue"/>
                        <w:color w:val="000000"/>
                      </w:rPr>
                      <w:t>no son</w:t>
                    </w:r>
                  </w:sdtContent>
                </w:sdt>
                <w:r w:rsidRPr="00FA760A">
                  <w:rPr>
                    <w:rFonts w:eastAsia="Helvetica Neue"/>
                    <w:color w:val="000000"/>
                  </w:rPr>
                  <w:t xml:space="preserve"> una especificación de</w:t>
                </w:r>
                <w:sdt>
                  <w:sdtPr>
                    <w:tag w:val="goog_rdk_350"/>
                    <w:id w:val="1003476286"/>
                  </w:sdtPr>
                  <w:sdtContent>
                    <w:r w:rsidRPr="00FA760A">
                      <w:rPr>
                        <w:rFonts w:eastAsia="Helvetica Neue"/>
                        <w:color w:val="000000"/>
                      </w:rPr>
                      <w:t>l</w:t>
                    </w:r>
                  </w:sdtContent>
                </w:sdt>
                <w:r w:rsidRPr="00FA760A">
                  <w:rPr>
                    <w:rFonts w:eastAsia="Helvetica Neue"/>
                    <w:color w:val="000000"/>
                  </w:rPr>
                  <w:t xml:space="preserve"> usuario, ni un pedido del cliente, sin embargo, </w:t>
                </w:r>
                <w:sdt>
                  <w:sdtPr>
                    <w:tag w:val="goog_rdk_352"/>
                    <w:id w:val="-61402509"/>
                  </w:sdtPr>
                  <w:sdtContent>
                    <w:r w:rsidRPr="00FA760A">
                      <w:rPr>
                        <w:rFonts w:eastAsia="Helvetica Neue"/>
                        <w:color w:val="000000"/>
                      </w:rPr>
                      <w:t>influyen</w:t>
                    </w:r>
                  </w:sdtContent>
                </w:sdt>
                <w:r w:rsidRPr="00FA760A">
                  <w:rPr>
                    <w:rFonts w:eastAsia="Helvetica Neue"/>
                    <w:color w:val="000000"/>
                  </w:rPr>
                  <w:t xml:space="preserve"> en el funcionamiento del </w:t>
                </w:r>
                <w:r w:rsidR="00A455DC" w:rsidRPr="00FA760A">
                  <w:rPr>
                    <w:rFonts w:eastAsia="Helvetica Neue"/>
                    <w:i/>
                    <w:iCs/>
                    <w:color w:val="000000"/>
                  </w:rPr>
                  <w:t>software</w:t>
                </w:r>
                <w:r w:rsidRPr="00FA760A">
                  <w:rPr>
                    <w:rFonts w:eastAsia="Helvetica Neue"/>
                    <w:color w:val="000000"/>
                  </w:rPr>
                  <w:t xml:space="preserve">. </w:t>
                </w:r>
                <w:sdt>
                  <w:sdtPr>
                    <w:tag w:val="goog_rdk_354"/>
                    <w:id w:val="1950347530"/>
                  </w:sdtPr>
                  <w:sdtContent>
                    <w:r w:rsidRPr="00FA760A">
                      <w:rPr>
                        <w:rFonts w:eastAsia="Helvetica Neue"/>
                        <w:color w:val="000000"/>
                      </w:rPr>
                      <w:t>En otras palabras, los</w:t>
                    </w:r>
                  </w:sdtContent>
                </w:sdt>
                <w:r w:rsidRPr="00FA760A">
                  <w:rPr>
                    <w:rFonts w:eastAsia="Helvetica Neue"/>
                    <w:color w:val="000000"/>
                  </w:rPr>
                  <w:t xml:space="preserve"> </w:t>
                </w:r>
                <w:sdt>
                  <w:sdtPr>
                    <w:tag w:val="goog_rdk_356"/>
                    <w:id w:val="450288719"/>
                  </w:sdtPr>
                  <w:sdtContent>
                    <w:r w:rsidRPr="00FA760A">
                      <w:rPr>
                        <w:rFonts w:eastAsia="Helvetica Neue"/>
                        <w:color w:val="000000"/>
                      </w:rPr>
                      <w:t>‘</w:t>
                    </w:r>
                  </w:sdtContent>
                </w:sdt>
                <w:r w:rsidRPr="00FA760A">
                  <w:rPr>
                    <w:rFonts w:eastAsia="Helvetica Neue"/>
                    <w:color w:val="000000"/>
                  </w:rPr>
                  <w:t>requisitos no funcionales</w:t>
                </w:r>
                <w:sdt>
                  <w:sdtPr>
                    <w:tag w:val="goog_rdk_357"/>
                    <w:id w:val="1038173025"/>
                  </w:sdtPr>
                  <w:sdtContent>
                    <w:r w:rsidRPr="00FA760A">
                      <w:rPr>
                        <w:rFonts w:eastAsia="Helvetica Neue"/>
                        <w:color w:val="000000"/>
                      </w:rPr>
                      <w:t>’</w:t>
                    </w:r>
                  </w:sdtContent>
                </w:sdt>
                <w:r w:rsidRPr="00FA760A">
                  <w:rPr>
                    <w:rFonts w:eastAsia="Helvetica Neue"/>
                    <w:color w:val="000000"/>
                  </w:rPr>
                  <w:t xml:space="preserve"> no definen lo que el proyecto </w:t>
                </w:r>
                <w:r w:rsidRPr="00FA760A">
                  <w:rPr>
                    <w:rFonts w:eastAsia="Helvetica Neue"/>
                    <w:i/>
                    <w:color w:val="000000"/>
                  </w:rPr>
                  <w:t>debe</w:t>
                </w:r>
                <w:r w:rsidRPr="00FA760A">
                  <w:rPr>
                    <w:rFonts w:eastAsia="Helvetica Neue"/>
                    <w:color w:val="000000"/>
                  </w:rPr>
                  <w:t xml:space="preserve"> hacer, sino </w:t>
                </w:r>
                <w:r w:rsidRPr="00FA760A">
                  <w:rPr>
                    <w:rFonts w:eastAsia="Helvetica Neue"/>
                    <w:i/>
                    <w:color w:val="000000"/>
                  </w:rPr>
                  <w:t>c</w:t>
                </w:r>
                <w:sdt>
                  <w:sdtPr>
                    <w:tag w:val="goog_rdk_358"/>
                    <w:id w:val="677771359"/>
                  </w:sdtPr>
                  <w:sdtContent>
                    <w:r w:rsidRPr="00FA760A">
                      <w:rPr>
                        <w:rFonts w:eastAsia="Helvetica Neue"/>
                        <w:i/>
                        <w:color w:val="000000"/>
                      </w:rPr>
                      <w:t>ó</w:t>
                    </w:r>
                  </w:sdtContent>
                </w:sdt>
                <w:r w:rsidRPr="00FA760A">
                  <w:rPr>
                    <w:rFonts w:eastAsia="Helvetica Neue"/>
                    <w:i/>
                    <w:color w:val="000000"/>
                  </w:rPr>
                  <w:t>mo</w:t>
                </w:r>
                <w:r w:rsidRPr="00FA760A">
                  <w:rPr>
                    <w:rFonts w:eastAsia="Helvetica Neue"/>
                    <w:color w:val="000000"/>
                  </w:rPr>
                  <w:t xml:space="preserve"> lo debe hacer</w:t>
                </w:r>
                <w:sdt>
                  <w:sdtPr>
                    <w:tag w:val="goog_rdk_360"/>
                    <w:id w:val="-407614618"/>
                  </w:sdtPr>
                  <w:sdtContent>
                    <w:r w:rsidRPr="00FA760A">
                      <w:rPr>
                        <w:rFonts w:eastAsia="Helvetica Neue"/>
                        <w:color w:val="000000"/>
                      </w:rPr>
                      <w:t>, por lo tanto, son cuantificables, medibles y verificables.</w:t>
                    </w:r>
                  </w:sdtContent>
                </w:sdt>
                <w:sdt>
                  <w:sdtPr>
                    <w:tag w:val="goog_rdk_361"/>
                    <w:id w:val="-690841420"/>
                    <w:showingPlcHdr/>
                  </w:sdtPr>
                  <w:sdtContent>
                    <w:r w:rsidR="00A455DC" w:rsidRPr="00FA760A">
                      <w:t xml:space="preserve">     </w:t>
                    </w:r>
                  </w:sdtContent>
                </w:sdt>
              </w:sdtContent>
            </w:sdt>
            <w:sdt>
              <w:sdtPr>
                <w:tag w:val="goog_rdk_363"/>
                <w:id w:val="280386975"/>
                <w:showingPlcHdr/>
              </w:sdtPr>
              <w:sdtContent>
                <w:r w:rsidR="00A455DC" w:rsidRPr="00FA760A">
                  <w:t xml:space="preserve">     </w:t>
                </w:r>
              </w:sdtContent>
            </w:sdt>
          </w:p>
        </w:tc>
      </w:tr>
      <w:tr w:rsidR="00F26E80" w:rsidRPr="00FA760A" w14:paraId="301A20BD" w14:textId="77777777">
        <w:trPr>
          <w:trHeight w:val="420"/>
        </w:trPr>
        <w:tc>
          <w:tcPr>
            <w:tcW w:w="15702" w:type="dxa"/>
            <w:gridSpan w:val="2"/>
            <w:shd w:val="clear" w:color="auto" w:fill="auto"/>
            <w:tcMar>
              <w:top w:w="100" w:type="dxa"/>
              <w:left w:w="100" w:type="dxa"/>
              <w:bottom w:w="100" w:type="dxa"/>
              <w:right w:w="100" w:type="dxa"/>
            </w:tcMar>
          </w:tcPr>
          <w:p w14:paraId="00000165" w14:textId="77777777" w:rsidR="00F26E80" w:rsidRPr="00FA760A" w:rsidRDefault="00000000" w:rsidP="00A455DC">
            <w:pPr>
              <w:widowControl w:val="0"/>
              <w:jc w:val="center"/>
            </w:pPr>
            <w:r w:rsidRPr="00FA760A">
              <w:rPr>
                <w:noProof/>
              </w:rPr>
              <w:lastRenderedPageBreak/>
              <w:drawing>
                <wp:inline distT="0" distB="0" distL="0" distR="0" wp14:anchorId="4653340B" wp14:editId="01006EAB">
                  <wp:extent cx="3053333" cy="1778188"/>
                  <wp:effectExtent l="0" t="0" r="0" b="0"/>
                  <wp:docPr id="452" name="image2.png" descr="Requerimientos no funcionales: Ejemplos - La Oficina de Proyectos de  Informática"/>
                  <wp:cNvGraphicFramePr/>
                  <a:graphic xmlns:a="http://schemas.openxmlformats.org/drawingml/2006/main">
                    <a:graphicData uri="http://schemas.openxmlformats.org/drawingml/2006/picture">
                      <pic:pic xmlns:pic="http://schemas.openxmlformats.org/drawingml/2006/picture">
                        <pic:nvPicPr>
                          <pic:cNvPr id="0" name="image2.png" descr="Requerimientos no funcionales: Ejemplos - La Oficina de Proyectos de  Informática"/>
                          <pic:cNvPicPr preferRelativeResize="0"/>
                        </pic:nvPicPr>
                        <pic:blipFill>
                          <a:blip r:embed="rId26"/>
                          <a:srcRect/>
                          <a:stretch>
                            <a:fillRect/>
                          </a:stretch>
                        </pic:blipFill>
                        <pic:spPr>
                          <a:xfrm>
                            <a:off x="0" y="0"/>
                            <a:ext cx="3053333" cy="1778188"/>
                          </a:xfrm>
                          <a:prstGeom prst="rect">
                            <a:avLst/>
                          </a:prstGeom>
                          <a:ln/>
                        </pic:spPr>
                      </pic:pic>
                    </a:graphicData>
                  </a:graphic>
                </wp:inline>
              </w:drawing>
            </w:r>
          </w:p>
          <w:p w14:paraId="00000166" w14:textId="77777777" w:rsidR="00F26E80" w:rsidRPr="00FA760A" w:rsidRDefault="00000000" w:rsidP="00A455DC">
            <w:pPr>
              <w:widowControl w:val="0"/>
            </w:pPr>
            <w:r w:rsidRPr="00FA760A">
              <w:t>Imagen de referencia (o similar)</w:t>
            </w:r>
          </w:p>
          <w:p w14:paraId="00000167" w14:textId="77777777" w:rsidR="00F26E80" w:rsidRPr="00FA760A" w:rsidRDefault="00000000" w:rsidP="00A455DC">
            <w:pPr>
              <w:widowControl w:val="0"/>
              <w:rPr>
                <w:color w:val="999999"/>
              </w:rPr>
            </w:pPr>
            <w:hyperlink r:id="rId71">
              <w:r w:rsidRPr="00FA760A">
                <w:rPr>
                  <w:color w:val="0000FF"/>
                  <w:u w:val="single"/>
                </w:rPr>
                <w:t>http://www.pmoinformatica.com/2015/05/requerimientos-no-funcionales-ejemplos.html</w:t>
              </w:r>
            </w:hyperlink>
          </w:p>
          <w:p w14:paraId="00000168" w14:textId="77777777" w:rsidR="00F26E80" w:rsidRPr="00FA760A" w:rsidRDefault="00000000" w:rsidP="00A455DC">
            <w:pPr>
              <w:widowControl w:val="0"/>
              <w:rPr>
                <w:b/>
              </w:rPr>
            </w:pPr>
            <w:r w:rsidRPr="00FA760A">
              <w:t>228130_i31</w:t>
            </w:r>
          </w:p>
        </w:tc>
      </w:tr>
      <w:tr w:rsidR="00F26E80" w:rsidRPr="00FA760A" w14:paraId="4399C3F5" w14:textId="77777777">
        <w:trPr>
          <w:trHeight w:val="420"/>
        </w:trPr>
        <w:tc>
          <w:tcPr>
            <w:tcW w:w="15702" w:type="dxa"/>
            <w:gridSpan w:val="2"/>
            <w:shd w:val="clear" w:color="auto" w:fill="auto"/>
            <w:tcMar>
              <w:top w:w="100" w:type="dxa"/>
              <w:left w:w="100" w:type="dxa"/>
              <w:bottom w:w="100" w:type="dxa"/>
              <w:right w:w="100" w:type="dxa"/>
            </w:tcMar>
          </w:tcPr>
          <w:p w14:paraId="0000016A" w14:textId="77777777" w:rsidR="00F26E80" w:rsidRPr="00FA760A" w:rsidRDefault="00000000" w:rsidP="00A455DC">
            <w:pPr>
              <w:spacing w:after="120"/>
              <w:jc w:val="both"/>
              <w:rPr>
                <w:rFonts w:eastAsia="Helvetica Neue"/>
                <w:b/>
                <w:color w:val="000000"/>
              </w:rPr>
            </w:pPr>
            <w:r w:rsidRPr="00FA760A">
              <w:rPr>
                <w:rFonts w:eastAsia="Helvetica Neue"/>
                <w:b/>
                <w:color w:val="000000"/>
              </w:rPr>
              <w:t xml:space="preserve">Elementos para construir los </w:t>
            </w:r>
            <w:sdt>
              <w:sdtPr>
                <w:tag w:val="goog_rdk_364"/>
                <w:id w:val="-355664368"/>
              </w:sdtPr>
              <w:sdtContent>
                <w:r w:rsidRPr="00FA760A">
                  <w:rPr>
                    <w:rFonts w:eastAsia="Helvetica Neue"/>
                    <w:b/>
                    <w:color w:val="000000"/>
                  </w:rPr>
                  <w:t>‘</w:t>
                </w:r>
              </w:sdtContent>
            </w:sdt>
            <w:r w:rsidRPr="00FA760A">
              <w:rPr>
                <w:rFonts w:eastAsia="Helvetica Neue"/>
                <w:b/>
                <w:color w:val="000000"/>
              </w:rPr>
              <w:t>requisitos no funcionales</w:t>
            </w:r>
            <w:sdt>
              <w:sdtPr>
                <w:tag w:val="goog_rdk_365"/>
                <w:id w:val="553593482"/>
              </w:sdtPr>
              <w:sdtContent>
                <w:r w:rsidRPr="00FA760A">
                  <w:rPr>
                    <w:rFonts w:eastAsia="Helvetica Neue"/>
                    <w:b/>
                    <w:color w:val="000000"/>
                  </w:rPr>
                  <w:t>’</w:t>
                </w:r>
              </w:sdtContent>
            </w:sdt>
          </w:p>
          <w:p w14:paraId="0000016B" w14:textId="0358D397" w:rsidR="00F26E80" w:rsidRPr="00FA760A" w:rsidRDefault="00000000" w:rsidP="00A455DC">
            <w:pPr>
              <w:spacing w:after="120"/>
              <w:jc w:val="both"/>
              <w:rPr>
                <w:rFonts w:eastAsia="Helvetica Neue"/>
                <w:color w:val="000000"/>
              </w:rPr>
            </w:pPr>
            <w:r w:rsidRPr="00FA760A">
              <w:rPr>
                <w:rFonts w:eastAsia="Helvetica Neue"/>
                <w:b/>
                <w:color w:val="000000"/>
              </w:rPr>
              <w:t>Seguridad:</w:t>
            </w:r>
            <w:r w:rsidRPr="00FA760A">
              <w:rPr>
                <w:rFonts w:eastAsia="Helvetica Neue"/>
                <w:color w:val="000000"/>
              </w:rPr>
              <w:t xml:space="preserve"> el activo más preciado de las empresas es la información </w:t>
            </w:r>
            <w:sdt>
              <w:sdtPr>
                <w:tag w:val="goog_rdk_367"/>
                <w:id w:val="336579679"/>
              </w:sdtPr>
              <w:sdtContent>
                <w:r w:rsidRPr="00FA760A">
                  <w:rPr>
                    <w:rFonts w:eastAsia="Helvetica Neue"/>
                    <w:color w:val="000000"/>
                  </w:rPr>
                  <w:t>que debe protegerse</w:t>
                </w:r>
              </w:sdtContent>
            </w:sdt>
            <w:r w:rsidRPr="00FA760A">
              <w:rPr>
                <w:rFonts w:eastAsia="Helvetica Neue"/>
                <w:color w:val="000000"/>
              </w:rPr>
              <w:t xml:space="preserve"> realizando acciones como:</w:t>
            </w:r>
          </w:p>
          <w:p w14:paraId="0000016C" w14:textId="484C38F8" w:rsidR="00F26E80" w:rsidRPr="00FA760A" w:rsidRDefault="00000000" w:rsidP="00A455DC">
            <w:pPr>
              <w:numPr>
                <w:ilvl w:val="1"/>
                <w:numId w:val="10"/>
              </w:numPr>
              <w:pBdr>
                <w:top w:val="nil"/>
                <w:left w:val="nil"/>
                <w:bottom w:val="nil"/>
                <w:right w:val="nil"/>
                <w:between w:val="nil"/>
              </w:pBdr>
              <w:ind w:left="462"/>
              <w:jc w:val="both"/>
              <w:rPr>
                <w:rFonts w:eastAsia="Helvetica Neue"/>
                <w:color w:val="000000"/>
              </w:rPr>
            </w:pPr>
            <w:r w:rsidRPr="00FA760A">
              <w:rPr>
                <w:rFonts w:eastAsia="Helvetica Neue"/>
                <w:color w:val="000000"/>
              </w:rPr>
              <w:t xml:space="preserve">Control de intentos en la digitación de claves de usuario: después de determinado número de intentos fallidos al ingresar una contraseña, se debe bloquear la cuenta por razones de seguridad y estipular un proceso seguro y controlado para su desbloqueo. </w:t>
            </w:r>
          </w:p>
          <w:p w14:paraId="0000016D" w14:textId="759D5046" w:rsidR="00F26E80" w:rsidRPr="00FA760A" w:rsidRDefault="00000000" w:rsidP="00A455DC">
            <w:pPr>
              <w:numPr>
                <w:ilvl w:val="1"/>
                <w:numId w:val="10"/>
              </w:numPr>
              <w:pBdr>
                <w:top w:val="nil"/>
                <w:left w:val="nil"/>
                <w:bottom w:val="nil"/>
                <w:right w:val="nil"/>
                <w:between w:val="nil"/>
              </w:pBdr>
              <w:ind w:left="462"/>
              <w:jc w:val="both"/>
              <w:rPr>
                <w:rFonts w:eastAsia="Helvetica Neue"/>
                <w:color w:val="000000"/>
              </w:rPr>
            </w:pPr>
            <w:r w:rsidRPr="00FA760A">
              <w:rPr>
                <w:rFonts w:eastAsia="Helvetica Neue"/>
                <w:color w:val="000000"/>
              </w:rPr>
              <w:t xml:space="preserve">Control de Cuentas de Usuario: Todos los </w:t>
            </w:r>
            <w:sdt>
              <w:sdtPr>
                <w:tag w:val="goog_rdk_380"/>
                <w:id w:val="-850485228"/>
              </w:sdtPr>
              <w:sdtContent>
                <w:r w:rsidRPr="00FA760A">
                  <w:rPr>
                    <w:rFonts w:eastAsia="Helvetica Neue"/>
                    <w:color w:val="000000"/>
                  </w:rPr>
                  <w:t>usuarios</w:t>
                </w:r>
              </w:sdtContent>
            </w:sdt>
            <w:r w:rsidRPr="00FA760A">
              <w:rPr>
                <w:rFonts w:eastAsia="Helvetica Neue"/>
                <w:color w:val="000000"/>
              </w:rPr>
              <w:t xml:space="preserve"> del </w:t>
            </w:r>
            <w:r w:rsidR="00A455DC" w:rsidRPr="00FA760A">
              <w:rPr>
                <w:rFonts w:eastAsia="Helvetica Neue"/>
                <w:i/>
                <w:iCs/>
                <w:color w:val="000000"/>
              </w:rPr>
              <w:t>software</w:t>
            </w:r>
            <w:r w:rsidRPr="00FA760A">
              <w:rPr>
                <w:rFonts w:eastAsia="Helvetica Neue"/>
                <w:color w:val="000000"/>
              </w:rPr>
              <w:t xml:space="preserve"> deben tener cuentas personalizada</w:t>
            </w:r>
            <w:sdt>
              <w:sdtPr>
                <w:tag w:val="goog_rdk_383"/>
                <w:id w:val="-946918188"/>
              </w:sdtPr>
              <w:sdtContent>
                <w:r w:rsidRPr="00FA760A">
                  <w:rPr>
                    <w:rFonts w:eastAsia="Helvetica Neue"/>
                    <w:color w:val="000000"/>
                  </w:rPr>
                  <w:t>s</w:t>
                </w:r>
              </w:sdtContent>
            </w:sdt>
            <w:r w:rsidRPr="00FA760A">
              <w:rPr>
                <w:rFonts w:eastAsia="Helvetica Neue"/>
                <w:color w:val="000000"/>
              </w:rPr>
              <w:t xml:space="preserve">, </w:t>
            </w:r>
            <w:sdt>
              <w:sdtPr>
                <w:tag w:val="goog_rdk_384"/>
                <w:id w:val="113338723"/>
              </w:sdtPr>
              <w:sdtContent>
                <w:r w:rsidRPr="00FA760A">
                  <w:rPr>
                    <w:rFonts w:eastAsia="Helvetica Neue"/>
                    <w:color w:val="000000"/>
                  </w:rPr>
                  <w:t xml:space="preserve">con el fin </w:t>
                </w:r>
              </w:sdtContent>
            </w:sdt>
            <w:r w:rsidRPr="00FA760A">
              <w:rPr>
                <w:rFonts w:eastAsia="Helvetica Neue"/>
                <w:color w:val="000000"/>
              </w:rPr>
              <w:t xml:space="preserve"> de realizar procesos de auditoría y control de la información efectivos. </w:t>
            </w:r>
            <w:sdt>
              <w:sdtPr>
                <w:tag w:val="goog_rdk_387"/>
                <w:id w:val="1244758637"/>
              </w:sdtPr>
              <w:sdtContent>
                <w:r w:rsidRPr="00FA760A">
                  <w:rPr>
                    <w:rFonts w:eastAsia="Helvetica Neue"/>
                    <w:color w:val="000000"/>
                  </w:rPr>
                  <w:t>Con esta acción</w:t>
                </w:r>
              </w:sdtContent>
            </w:sdt>
            <w:r w:rsidRPr="00FA760A">
              <w:rPr>
                <w:rFonts w:eastAsia="Helvetica Neue"/>
                <w:color w:val="000000"/>
              </w:rPr>
              <w:t xml:space="preserve"> </w:t>
            </w:r>
            <w:sdt>
              <w:sdtPr>
                <w:tag w:val="goog_rdk_389"/>
                <w:id w:val="1109553516"/>
              </w:sdtPr>
              <w:sdtContent>
                <w:r w:rsidRPr="00FA760A">
                  <w:rPr>
                    <w:rFonts w:eastAsia="Helvetica Neue"/>
                    <w:color w:val="000000"/>
                  </w:rPr>
                  <w:t>es posible</w:t>
                </w:r>
              </w:sdtContent>
            </w:sdt>
            <w:r w:rsidRPr="00FA760A">
              <w:rPr>
                <w:rFonts w:eastAsia="Helvetica Neue"/>
                <w:color w:val="000000"/>
              </w:rPr>
              <w:t xml:space="preserve"> garantizar la seguridad de la información </w:t>
            </w:r>
            <w:sdt>
              <w:sdtPr>
                <w:tag w:val="goog_rdk_392"/>
                <w:id w:val="2101908806"/>
              </w:sdtPr>
              <w:sdtContent>
                <w:r w:rsidRPr="00FA760A">
                  <w:rPr>
                    <w:rFonts w:eastAsia="Helvetica Neue"/>
                    <w:color w:val="000000"/>
                  </w:rPr>
                  <w:t>a través de</w:t>
                </w:r>
              </w:sdtContent>
            </w:sdt>
            <w:r w:rsidRPr="00FA760A">
              <w:rPr>
                <w:rFonts w:eastAsia="Helvetica Neue"/>
                <w:color w:val="000000"/>
              </w:rPr>
              <w:t xml:space="preserve"> la creación de roles de usuario.</w:t>
            </w:r>
          </w:p>
          <w:p w14:paraId="0000016E" w14:textId="32A9194D" w:rsidR="00F26E80" w:rsidRPr="00FA760A" w:rsidRDefault="00000000" w:rsidP="00A455DC">
            <w:pPr>
              <w:numPr>
                <w:ilvl w:val="1"/>
                <w:numId w:val="10"/>
              </w:numPr>
              <w:pBdr>
                <w:top w:val="nil"/>
                <w:left w:val="nil"/>
                <w:bottom w:val="nil"/>
                <w:right w:val="nil"/>
                <w:between w:val="nil"/>
              </w:pBdr>
              <w:spacing w:after="120"/>
              <w:ind w:left="462"/>
              <w:jc w:val="both"/>
              <w:rPr>
                <w:rFonts w:eastAsia="Helvetica Neue"/>
                <w:color w:val="000000"/>
              </w:rPr>
            </w:pPr>
            <w:r w:rsidRPr="00FA760A">
              <w:rPr>
                <w:rFonts w:eastAsia="Helvetica Neue"/>
                <w:color w:val="000000"/>
              </w:rPr>
              <w:t>Control de contraseñas: es necesario exigir la utilización de contraseñas fuertes</w:t>
            </w:r>
            <w:sdt>
              <w:sdtPr>
                <w:tag w:val="goog_rdk_395"/>
                <w:id w:val="273674891"/>
              </w:sdtPr>
              <w:sdtContent>
                <w:r w:rsidRPr="00FA760A">
                  <w:rPr>
                    <w:rFonts w:eastAsia="Helvetica Neue"/>
                    <w:color w:val="000000"/>
                  </w:rPr>
                  <w:t xml:space="preserve"> que contengan características como</w:t>
                </w:r>
              </w:sdtContent>
            </w:sdt>
            <w:r w:rsidRPr="00FA760A">
              <w:rPr>
                <w:rFonts w:eastAsia="Helvetica Neue"/>
                <w:color w:val="000000"/>
              </w:rPr>
              <w:t xml:space="preserve"> </w:t>
            </w:r>
            <w:sdt>
              <w:sdtPr>
                <w:tag w:val="goog_rdk_397"/>
                <w:id w:val="954981160"/>
              </w:sdtPr>
              <w:sdtContent>
                <w:r w:rsidRPr="00FA760A">
                  <w:rPr>
                    <w:rFonts w:eastAsia="Helvetica Neue"/>
                    <w:color w:val="000000"/>
                  </w:rPr>
                  <w:t xml:space="preserve">un </w:t>
                </w:r>
              </w:sdtContent>
            </w:sdt>
            <w:r w:rsidRPr="00FA760A">
              <w:rPr>
                <w:rFonts w:eastAsia="Helvetica Neue"/>
                <w:color w:val="000000"/>
              </w:rPr>
              <w:t>mínimo</w:t>
            </w:r>
            <w:sdt>
              <w:sdtPr>
                <w:tag w:val="goog_rdk_398"/>
                <w:id w:val="-27807923"/>
              </w:sdtPr>
              <w:sdtContent>
                <w:r w:rsidRPr="00FA760A">
                  <w:rPr>
                    <w:rFonts w:eastAsia="Helvetica Neue"/>
                    <w:color w:val="000000"/>
                  </w:rPr>
                  <w:t xml:space="preserve"> de</w:t>
                </w:r>
              </w:sdtContent>
            </w:sdt>
            <w:r w:rsidRPr="00FA760A">
              <w:rPr>
                <w:rFonts w:eastAsia="Helvetica Neue"/>
                <w:color w:val="000000"/>
              </w:rPr>
              <w:t xml:space="preserve"> 8 caracteres, obligatoriedad de combinar mayúsculas, minúsculas, números y caracteres especiales. Incluso, </w:t>
            </w:r>
            <w:sdt>
              <w:sdtPr>
                <w:tag w:val="goog_rdk_400"/>
                <w:id w:val="1169677344"/>
              </w:sdtPr>
              <w:sdtContent>
                <w:r w:rsidRPr="00FA760A">
                  <w:rPr>
                    <w:rFonts w:eastAsia="Helvetica Neue"/>
                    <w:color w:val="000000"/>
                  </w:rPr>
                  <w:t>puede indicarle</w:t>
                </w:r>
              </w:sdtContent>
            </w:sdt>
            <w:r w:rsidRPr="00FA760A">
              <w:rPr>
                <w:rFonts w:eastAsia="Helvetica Neue"/>
                <w:color w:val="000000"/>
              </w:rPr>
              <w:t xml:space="preserve"> </w:t>
            </w:r>
            <w:sdt>
              <w:sdtPr>
                <w:tag w:val="goog_rdk_402"/>
                <w:id w:val="-1450782236"/>
              </w:sdtPr>
              <w:sdtContent>
                <w:r w:rsidRPr="00FA760A">
                  <w:rPr>
                    <w:rFonts w:eastAsia="Helvetica Neue"/>
                    <w:color w:val="000000"/>
                  </w:rPr>
                  <w:t>al</w:t>
                </w:r>
              </w:sdtContent>
            </w:sdt>
            <w:r w:rsidRPr="00FA760A">
              <w:rPr>
                <w:rFonts w:eastAsia="Helvetica Neue"/>
                <w:color w:val="000000"/>
              </w:rPr>
              <w:t xml:space="preserve"> algoritmo que genere dichas contraseñas al usuario, si este lo desea. </w:t>
            </w:r>
            <w:sdt>
              <w:sdtPr>
                <w:tag w:val="goog_rdk_404"/>
                <w:id w:val="-1420786655"/>
              </w:sdtPr>
              <w:sdtContent>
                <w:r w:rsidRPr="00FA760A">
                  <w:rPr>
                    <w:rFonts w:eastAsia="Helvetica Neue"/>
                    <w:color w:val="000000"/>
                  </w:rPr>
                  <w:t>También es importante</w:t>
                </w:r>
              </w:sdtContent>
            </w:sdt>
            <w:r w:rsidRPr="00FA760A">
              <w:rPr>
                <w:rFonts w:eastAsia="Helvetica Neue"/>
                <w:color w:val="000000"/>
              </w:rPr>
              <w:t xml:space="preserve"> agregar preguntas de seguridad previamente establecidas por los usuarios</w:t>
            </w:r>
            <w:sdt>
              <w:sdtPr>
                <w:tag w:val="goog_rdk_407"/>
                <w:id w:val="-1600320197"/>
              </w:sdtPr>
              <w:sdtContent>
                <w:r w:rsidRPr="00FA760A">
                  <w:rPr>
                    <w:rFonts w:eastAsia="Helvetica Neue"/>
                    <w:color w:val="000000"/>
                  </w:rPr>
                  <w:t xml:space="preserve"> en los procesos de recuperación de contraseñas</w:t>
                </w:r>
              </w:sdtContent>
            </w:sdt>
            <w:sdt>
              <w:sdtPr>
                <w:tag w:val="goog_rdk_408"/>
                <w:id w:val="-554691717"/>
                <w:showingPlcHdr/>
              </w:sdtPr>
              <w:sdtContent>
                <w:r w:rsidR="00A455DC" w:rsidRPr="00FA760A">
                  <w:t xml:space="preserve">     </w:t>
                </w:r>
              </w:sdtContent>
            </w:sdt>
          </w:p>
          <w:p w14:paraId="0000016F" w14:textId="28EEB9A7" w:rsidR="00F26E80" w:rsidRPr="00FA760A" w:rsidRDefault="00000000" w:rsidP="00A455DC">
            <w:pPr>
              <w:spacing w:after="120"/>
              <w:jc w:val="both"/>
              <w:rPr>
                <w:rFonts w:eastAsia="Helvetica Neue"/>
                <w:color w:val="000000"/>
              </w:rPr>
            </w:pPr>
            <w:r w:rsidRPr="00FA760A">
              <w:rPr>
                <w:rFonts w:eastAsia="Helvetica Neue"/>
                <w:b/>
                <w:color w:val="000000"/>
              </w:rPr>
              <w:t xml:space="preserve">Compatibilidad: </w:t>
            </w:r>
            <w:sdt>
              <w:sdtPr>
                <w:tag w:val="goog_rdk_409"/>
                <w:id w:val="-1759906792"/>
              </w:sdtPr>
              <w:sdtContent>
                <w:r w:rsidRPr="00FA760A">
                  <w:rPr>
                    <w:rFonts w:eastAsia="Helvetica Neue"/>
                    <w:b/>
                    <w:color w:val="000000"/>
                  </w:rPr>
                  <w:t>el mundo está cada vez más conectado, lo cual</w:t>
                </w:r>
              </w:sdtContent>
            </w:sdt>
            <w:r w:rsidRPr="00FA760A">
              <w:rPr>
                <w:rFonts w:eastAsia="Helvetica Neue"/>
                <w:color w:val="000000"/>
              </w:rPr>
              <w:t xml:space="preserve"> obliga a construir aplicaciones </w:t>
            </w:r>
            <w:sdt>
              <w:sdtPr>
                <w:tag w:val="goog_rdk_411"/>
                <w:id w:val="551196177"/>
              </w:sdtPr>
              <w:sdtContent>
                <w:r w:rsidRPr="00FA760A">
                  <w:rPr>
                    <w:rFonts w:eastAsia="Helvetica Neue"/>
                    <w:color w:val="000000"/>
                  </w:rPr>
                  <w:t>compatibles</w:t>
                </w:r>
              </w:sdtContent>
            </w:sdt>
            <w:sdt>
              <w:sdtPr>
                <w:tag w:val="goog_rdk_412"/>
                <w:id w:val="2062741807"/>
                <w:showingPlcHdr/>
              </w:sdtPr>
              <w:sdtContent>
                <w:r w:rsidR="00A455DC" w:rsidRPr="00FA760A">
                  <w:t xml:space="preserve">     </w:t>
                </w:r>
              </w:sdtContent>
            </w:sdt>
            <w:r w:rsidRPr="00FA760A">
              <w:rPr>
                <w:rFonts w:eastAsia="Helvetica Neue"/>
                <w:color w:val="000000"/>
              </w:rPr>
              <w:t xml:space="preserve"> </w:t>
            </w:r>
            <w:sdt>
              <w:sdtPr>
                <w:tag w:val="goog_rdk_413"/>
                <w:id w:val="180788509"/>
              </w:sdtPr>
              <w:sdtContent>
                <w:r w:rsidRPr="00FA760A">
                  <w:rPr>
                    <w:rFonts w:eastAsia="Helvetica Neue"/>
                    <w:color w:val="000000"/>
                  </w:rPr>
                  <w:t>con</w:t>
                </w:r>
              </w:sdtContent>
            </w:sdt>
            <w:sdt>
              <w:sdtPr>
                <w:tag w:val="goog_rdk_414"/>
                <w:id w:val="-1118293478"/>
                <w:showingPlcHdr/>
              </w:sdtPr>
              <w:sdtContent>
                <w:r w:rsidR="00A455DC" w:rsidRPr="00FA760A">
                  <w:t xml:space="preserve">     </w:t>
                </w:r>
              </w:sdtContent>
            </w:sdt>
            <w:r w:rsidRPr="00FA760A">
              <w:rPr>
                <w:rFonts w:eastAsia="Helvetica Neue"/>
                <w:color w:val="000000"/>
              </w:rPr>
              <w:t xml:space="preserve"> la </w:t>
            </w:r>
            <w:sdt>
              <w:sdtPr>
                <w:tag w:val="goog_rdk_415"/>
                <w:id w:val="1724705160"/>
              </w:sdtPr>
              <w:sdtContent>
                <w:r w:rsidRPr="00FA760A">
                  <w:rPr>
                    <w:rFonts w:eastAsia="Helvetica Neue"/>
                    <w:color w:val="000000"/>
                  </w:rPr>
                  <w:t>mayor cantidad</w:t>
                </w:r>
              </w:sdtContent>
            </w:sdt>
            <w:sdt>
              <w:sdtPr>
                <w:tag w:val="goog_rdk_416"/>
                <w:id w:val="1938175816"/>
                <w:showingPlcHdr/>
              </w:sdtPr>
              <w:sdtContent>
                <w:r w:rsidR="00A455DC" w:rsidRPr="00FA760A">
                  <w:t xml:space="preserve">     </w:t>
                </w:r>
              </w:sdtContent>
            </w:sdt>
            <w:r w:rsidRPr="00FA760A">
              <w:rPr>
                <w:rFonts w:eastAsia="Helvetica Neue"/>
                <w:color w:val="000000"/>
              </w:rPr>
              <w:t xml:space="preserve"> de dispositivos posibles</w:t>
            </w:r>
            <w:sdt>
              <w:sdtPr>
                <w:tag w:val="goog_rdk_417"/>
                <w:id w:val="481432869"/>
                <w:showingPlcHdr/>
              </w:sdtPr>
              <w:sdtContent>
                <w:r w:rsidR="00A455DC" w:rsidRPr="00FA760A">
                  <w:t xml:space="preserve">     </w:t>
                </w:r>
              </w:sdtContent>
            </w:sdt>
            <w:r w:rsidRPr="00FA760A">
              <w:rPr>
                <w:rFonts w:eastAsia="Helvetica Neue"/>
                <w:color w:val="000000"/>
              </w:rPr>
              <w:t xml:space="preserve">. En </w:t>
            </w:r>
            <w:r w:rsidR="0082102D" w:rsidRPr="00FA760A">
              <w:rPr>
                <w:rFonts w:eastAsia="Helvetica Neue"/>
                <w:color w:val="000000"/>
              </w:rPr>
              <w:t>consecuencia</w:t>
            </w:r>
            <w:r w:rsidR="00AF255D" w:rsidRPr="00FA760A">
              <w:rPr>
                <w:rFonts w:eastAsia="Helvetica Neue"/>
                <w:color w:val="000000"/>
              </w:rPr>
              <w:t>,</w:t>
            </w:r>
            <w:r w:rsidR="0082102D" w:rsidRPr="00FA760A">
              <w:t xml:space="preserve"> se</w:t>
            </w:r>
            <w:r w:rsidRPr="00FA760A">
              <w:rPr>
                <w:rFonts w:eastAsia="Helvetica Neue"/>
                <w:color w:val="000000"/>
              </w:rPr>
              <w:t xml:space="preserve"> deben diseñar aplicaciones que </w:t>
            </w:r>
            <w:sdt>
              <w:sdtPr>
                <w:tag w:val="goog_rdk_422"/>
                <w:id w:val="-1616046024"/>
              </w:sdtPr>
              <w:sdtContent>
                <w:r w:rsidRPr="00FA760A">
                  <w:rPr>
                    <w:rFonts w:eastAsia="Helvetica Neue"/>
                    <w:color w:val="000000"/>
                  </w:rPr>
                  <w:t>funcionen</w:t>
                </w:r>
              </w:sdtContent>
            </w:sdt>
            <w:r w:rsidRPr="00FA760A">
              <w:rPr>
                <w:rFonts w:eastAsia="Helvetica Neue"/>
                <w:color w:val="000000"/>
              </w:rPr>
              <w:t xml:space="preserve"> en cualquier navegador y dispositivo. </w:t>
            </w:r>
          </w:p>
          <w:p w14:paraId="00000170" w14:textId="77777777" w:rsidR="00F26E80" w:rsidRPr="00FA760A" w:rsidRDefault="00000000" w:rsidP="00A455DC">
            <w:pPr>
              <w:spacing w:after="120"/>
              <w:jc w:val="both"/>
              <w:rPr>
                <w:rFonts w:eastAsia="Helvetica Neue"/>
                <w:color w:val="000000"/>
              </w:rPr>
            </w:pPr>
            <w:r w:rsidRPr="00FA760A">
              <w:rPr>
                <w:rFonts w:eastAsia="Helvetica Neue"/>
                <w:b/>
                <w:color w:val="000000"/>
              </w:rPr>
              <w:t>Usabilidad:</w:t>
            </w:r>
            <w:r w:rsidRPr="00FA760A">
              <w:rPr>
                <w:rFonts w:eastAsia="Helvetica Neue"/>
                <w:color w:val="000000"/>
              </w:rPr>
              <w:t xml:space="preserve"> depende de elementos como: </w:t>
            </w:r>
          </w:p>
          <w:p w14:paraId="00000171" w14:textId="01164FD4" w:rsidR="00F26E80" w:rsidRPr="00FA760A" w:rsidRDefault="00000000" w:rsidP="00A455DC">
            <w:pPr>
              <w:numPr>
                <w:ilvl w:val="1"/>
                <w:numId w:val="10"/>
              </w:numPr>
              <w:pBdr>
                <w:top w:val="nil"/>
                <w:left w:val="nil"/>
                <w:bottom w:val="nil"/>
                <w:right w:val="nil"/>
                <w:between w:val="nil"/>
              </w:pBdr>
              <w:ind w:left="321" w:hanging="321"/>
              <w:jc w:val="both"/>
              <w:rPr>
                <w:rFonts w:eastAsia="Helvetica Neue"/>
                <w:color w:val="000000"/>
              </w:rPr>
            </w:pPr>
            <w:r w:rsidRPr="00FA760A">
              <w:rPr>
                <w:rFonts w:eastAsia="Helvetica Neue"/>
                <w:color w:val="000000"/>
              </w:rPr>
              <w:t xml:space="preserve">Capacitación: Un </w:t>
            </w:r>
            <w:r w:rsidR="00A455DC" w:rsidRPr="00FA760A">
              <w:rPr>
                <w:rFonts w:eastAsia="Helvetica Neue"/>
                <w:i/>
                <w:iCs/>
                <w:color w:val="000000"/>
              </w:rPr>
              <w:t>software</w:t>
            </w:r>
            <w:r w:rsidRPr="00FA760A">
              <w:rPr>
                <w:rFonts w:eastAsia="Helvetica Neue"/>
                <w:color w:val="000000"/>
              </w:rPr>
              <w:t xml:space="preserve"> debe facilitar la vida de sus usuarios, no complicarla, es decir, con entrenamientos cortos y sencillos debe ser posible</w:t>
            </w:r>
            <w:sdt>
              <w:sdtPr>
                <w:tag w:val="goog_rdk_427"/>
                <w:id w:val="-1638797469"/>
              </w:sdtPr>
              <w:sdtContent>
                <w:r w:rsidRPr="00FA760A">
                  <w:rPr>
                    <w:rFonts w:eastAsia="Helvetica Neue"/>
                    <w:color w:val="000000"/>
                  </w:rPr>
                  <w:t xml:space="preserve"> aprender a</w:t>
                </w:r>
              </w:sdtContent>
            </w:sdt>
            <w:r w:rsidRPr="00FA760A">
              <w:rPr>
                <w:rFonts w:eastAsia="Helvetica Neue"/>
                <w:color w:val="000000"/>
              </w:rPr>
              <w:t xml:space="preserve"> </w:t>
            </w:r>
            <w:sdt>
              <w:sdtPr>
                <w:tag w:val="goog_rdk_428"/>
                <w:id w:val="158361411"/>
              </w:sdtPr>
              <w:sdtContent>
                <w:r w:rsidRPr="00FA760A">
                  <w:rPr>
                    <w:rFonts w:eastAsia="Helvetica Neue"/>
                    <w:color w:val="000000"/>
                  </w:rPr>
                  <w:t>manejar</w:t>
                </w:r>
              </w:sdtContent>
            </w:sdt>
            <w:r w:rsidRPr="00FA760A">
              <w:rPr>
                <w:rFonts w:eastAsia="Helvetica Neue"/>
                <w:color w:val="000000"/>
              </w:rPr>
              <w:t xml:space="preserve"> el aplicativo.</w:t>
            </w:r>
          </w:p>
          <w:p w14:paraId="00000172" w14:textId="00129077" w:rsidR="00F26E80" w:rsidRPr="00FA760A" w:rsidRDefault="00000000" w:rsidP="00A455DC">
            <w:pPr>
              <w:numPr>
                <w:ilvl w:val="1"/>
                <w:numId w:val="10"/>
              </w:numPr>
              <w:pBdr>
                <w:top w:val="nil"/>
                <w:left w:val="nil"/>
                <w:bottom w:val="nil"/>
                <w:right w:val="nil"/>
                <w:between w:val="nil"/>
              </w:pBdr>
              <w:ind w:left="321" w:hanging="321"/>
              <w:jc w:val="both"/>
              <w:rPr>
                <w:rFonts w:eastAsia="Helvetica Neue"/>
                <w:color w:val="000000"/>
              </w:rPr>
            </w:pPr>
            <w:r w:rsidRPr="00FA760A">
              <w:rPr>
                <w:rFonts w:eastAsia="Helvetica Neue"/>
                <w:color w:val="000000"/>
              </w:rPr>
              <w:t>Rendimiento: la optimización de algoritmos, script de bases de datos y demás aspectos</w:t>
            </w:r>
            <w:r w:rsidRPr="00FA760A">
              <w:rPr>
                <w:rFonts w:eastAsia="Helvetica Neue"/>
              </w:rPr>
              <w:t xml:space="preserve"> </w:t>
            </w:r>
            <w:sdt>
              <w:sdtPr>
                <w:tag w:val="goog_rdk_430"/>
                <w:id w:val="1527367354"/>
              </w:sdtPr>
              <w:sdtContent>
                <w:r w:rsidRPr="00FA760A">
                  <w:rPr>
                    <w:rFonts w:eastAsia="Helvetica Neue"/>
                  </w:rPr>
                  <w:t xml:space="preserve">medibles y comprobables </w:t>
                </w:r>
              </w:sdtContent>
            </w:sdt>
            <w:r w:rsidRPr="00FA760A">
              <w:rPr>
                <w:rFonts w:eastAsia="Helvetica Neue"/>
                <w:color w:val="000000"/>
              </w:rPr>
              <w:t xml:space="preserve">inherentes al desarrollo de </w:t>
            </w:r>
            <w:r w:rsidR="00A455DC" w:rsidRPr="00FA760A">
              <w:rPr>
                <w:rFonts w:eastAsia="Helvetica Neue"/>
                <w:i/>
                <w:iCs/>
                <w:color w:val="000000"/>
              </w:rPr>
              <w:t>software</w:t>
            </w:r>
            <w:r w:rsidRPr="00FA760A">
              <w:rPr>
                <w:rFonts w:eastAsia="Helvetica Neue"/>
                <w:color w:val="000000"/>
              </w:rPr>
              <w:t>, deben mejorar el rendimiento de</w:t>
            </w:r>
            <w:sdt>
              <w:sdtPr>
                <w:tag w:val="goog_rdk_431"/>
                <w:id w:val="794573050"/>
              </w:sdtPr>
              <w:sdtContent>
                <w:r w:rsidRPr="00FA760A">
                  <w:rPr>
                    <w:rFonts w:eastAsia="Helvetica Neue"/>
                    <w:color w:val="000000"/>
                  </w:rPr>
                  <w:t xml:space="preserve"> las</w:t>
                </w:r>
              </w:sdtContent>
            </w:sdt>
            <w:r w:rsidRPr="00FA760A">
              <w:rPr>
                <w:rFonts w:eastAsia="Helvetica Neue"/>
                <w:color w:val="000000"/>
              </w:rPr>
              <w:t xml:space="preserve"> aplicaciones</w:t>
            </w:r>
            <w:sdt>
              <w:sdtPr>
                <w:tag w:val="goog_rdk_432"/>
                <w:id w:val="863870026"/>
                <w:showingPlcHdr/>
              </w:sdtPr>
              <w:sdtContent>
                <w:r w:rsidR="00A455DC" w:rsidRPr="00FA760A">
                  <w:t xml:space="preserve">     </w:t>
                </w:r>
              </w:sdtContent>
            </w:sdt>
            <w:r w:rsidRPr="00FA760A">
              <w:rPr>
                <w:rFonts w:eastAsia="Helvetica Neue"/>
                <w:color w:val="000000"/>
              </w:rPr>
              <w:t>.</w:t>
            </w:r>
          </w:p>
          <w:p w14:paraId="00000173" w14:textId="74D31B4B" w:rsidR="00F26E80" w:rsidRPr="00FA760A" w:rsidRDefault="00000000" w:rsidP="00A455DC">
            <w:pPr>
              <w:numPr>
                <w:ilvl w:val="1"/>
                <w:numId w:val="10"/>
              </w:numPr>
              <w:pBdr>
                <w:top w:val="nil"/>
                <w:left w:val="nil"/>
                <w:bottom w:val="nil"/>
                <w:right w:val="nil"/>
                <w:between w:val="nil"/>
              </w:pBdr>
              <w:spacing w:after="120"/>
              <w:ind w:left="321" w:hanging="321"/>
              <w:jc w:val="both"/>
              <w:rPr>
                <w:rFonts w:eastAsia="Helvetica Neue"/>
                <w:color w:val="000000"/>
              </w:rPr>
            </w:pPr>
            <w:r w:rsidRPr="00FA760A">
              <w:rPr>
                <w:rFonts w:eastAsia="Helvetica Neue"/>
                <w:color w:val="000000"/>
              </w:rPr>
              <w:t xml:space="preserve">Estandarizaciones: </w:t>
            </w:r>
            <w:sdt>
              <w:sdtPr>
                <w:tag w:val="goog_rdk_433"/>
                <w:id w:val="381675135"/>
              </w:sdtPr>
              <w:sdtContent>
                <w:r w:rsidRPr="00FA760A">
                  <w:rPr>
                    <w:rFonts w:eastAsia="Helvetica Neue"/>
                    <w:color w:val="000000"/>
                  </w:rPr>
                  <w:t>utilizar símbolos universalmente conocidos, como el + para indicar adición o la lupa para denotar búsquedas;</w:t>
                </w:r>
              </w:sdtContent>
            </w:sdt>
            <w:r w:rsidRPr="00FA760A">
              <w:rPr>
                <w:rFonts w:eastAsia="Helvetica Neue"/>
                <w:color w:val="000000"/>
              </w:rPr>
              <w:t xml:space="preserve"> </w:t>
            </w:r>
            <w:sdt>
              <w:sdtPr>
                <w:tag w:val="goog_rdk_435"/>
                <w:id w:val="-1660843426"/>
              </w:sdtPr>
              <w:sdtContent>
                <w:r w:rsidRPr="00FA760A">
                  <w:rPr>
                    <w:rFonts w:eastAsia="Helvetica Neue"/>
                    <w:color w:val="000000"/>
                  </w:rPr>
                  <w:t>facilita el uso de las aplicaciones</w:t>
                </w:r>
              </w:sdtContent>
            </w:sdt>
            <w:r w:rsidRPr="00FA760A">
              <w:rPr>
                <w:rFonts w:eastAsia="Helvetica Neue"/>
                <w:color w:val="000000"/>
              </w:rPr>
              <w:t xml:space="preserve"> de manera intuitiva.</w:t>
            </w:r>
            <w:sdt>
              <w:sdtPr>
                <w:tag w:val="goog_rdk_437"/>
                <w:id w:val="1248932683"/>
                <w:showingPlcHdr/>
              </w:sdtPr>
              <w:sdtContent>
                <w:r w:rsidR="00A455DC" w:rsidRPr="00FA760A">
                  <w:t xml:space="preserve">     </w:t>
                </w:r>
              </w:sdtContent>
            </w:sdt>
          </w:p>
          <w:sdt>
            <w:sdtPr>
              <w:tag w:val="goog_rdk_453"/>
              <w:id w:val="-578833270"/>
            </w:sdtPr>
            <w:sdtContent>
              <w:p w14:paraId="00000174" w14:textId="0C833717" w:rsidR="00F26E80" w:rsidRPr="00FA760A" w:rsidRDefault="00000000" w:rsidP="00A455DC">
                <w:pPr>
                  <w:numPr>
                    <w:ilvl w:val="1"/>
                    <w:numId w:val="10"/>
                  </w:numPr>
                  <w:pBdr>
                    <w:top w:val="nil"/>
                    <w:left w:val="nil"/>
                    <w:bottom w:val="nil"/>
                    <w:right w:val="nil"/>
                    <w:between w:val="nil"/>
                  </w:pBdr>
                  <w:spacing w:after="120"/>
                  <w:ind w:left="321" w:hanging="321"/>
                  <w:jc w:val="both"/>
                  <w:rPr>
                    <w:rFonts w:eastAsia="Helvetica Neue"/>
                    <w:color w:val="000000"/>
                  </w:rPr>
                </w:pPr>
                <w:r w:rsidRPr="00FA760A">
                  <w:rPr>
                    <w:rFonts w:eastAsia="Helvetica Neue"/>
                    <w:b/>
                    <w:color w:val="000000"/>
                  </w:rPr>
                  <w:t xml:space="preserve">Almacenamiento: </w:t>
                </w:r>
                <w:r w:rsidRPr="00FA760A">
                  <w:rPr>
                    <w:rFonts w:eastAsia="Helvetica Neue"/>
                    <w:color w:val="000000"/>
                  </w:rPr>
                  <w:t xml:space="preserve">esta característica define un aspecto importante, especialmente para los usuarios, </w:t>
                </w:r>
                <w:sdt>
                  <w:sdtPr>
                    <w:tag w:val="goog_rdk_438"/>
                    <w:id w:val="513505001"/>
                  </w:sdtPr>
                  <w:sdtContent>
                    <w:r w:rsidRPr="00FA760A">
                      <w:rPr>
                        <w:rFonts w:eastAsia="Helvetica Neue"/>
                        <w:color w:val="000000"/>
                      </w:rPr>
                      <w:t>ya</w:t>
                    </w:r>
                  </w:sdtContent>
                </w:sdt>
                <w:r w:rsidRPr="00FA760A">
                  <w:rPr>
                    <w:rFonts w:eastAsia="Helvetica Neue"/>
                    <w:color w:val="000000"/>
                  </w:rPr>
                  <w:t xml:space="preserve"> que hay aplicaciones que tienen un </w:t>
                </w:r>
                <w:sdt>
                  <w:sdtPr>
                    <w:tag w:val="goog_rdk_440"/>
                    <w:id w:val="550880970"/>
                  </w:sdtPr>
                  <w:sdtContent>
                    <w:r w:rsidRPr="00FA760A">
                      <w:rPr>
                        <w:rFonts w:eastAsia="Helvetica Neue"/>
                        <w:color w:val="000000"/>
                      </w:rPr>
                      <w:t xml:space="preserve">alto </w:t>
                    </w:r>
                  </w:sdtContent>
                </w:sdt>
                <w:r w:rsidRPr="00FA760A">
                  <w:rPr>
                    <w:rFonts w:eastAsia="Helvetica Neue"/>
                    <w:color w:val="000000"/>
                  </w:rPr>
                  <w:t>crecimiento en cuanto a registros</w:t>
                </w:r>
                <w:sdt>
                  <w:sdtPr>
                    <w:tag w:val="goog_rdk_441"/>
                    <w:id w:val="-1650195793"/>
                  </w:sdtPr>
                  <w:sdtContent>
                    <w:r w:rsidRPr="00FA760A">
                      <w:rPr>
                        <w:rFonts w:eastAsia="Helvetica Neue"/>
                        <w:color w:val="000000"/>
                      </w:rPr>
                      <w:t>.</w:t>
                    </w:r>
                  </w:sdtContent>
                </w:sdt>
                <w:r w:rsidRPr="00FA760A">
                  <w:rPr>
                    <w:rFonts w:eastAsia="Helvetica Neue"/>
                    <w:color w:val="000000"/>
                  </w:rPr>
                  <w:t xml:space="preserve"> </w:t>
                </w:r>
                <w:sdt>
                  <w:sdtPr>
                    <w:tag w:val="goog_rdk_443"/>
                    <w:id w:val="-1825881757"/>
                  </w:sdtPr>
                  <w:sdtContent>
                    <w:r w:rsidRPr="00FA760A">
                      <w:rPr>
                        <w:rFonts w:eastAsia="Helvetica Neue"/>
                        <w:color w:val="000000"/>
                      </w:rPr>
                      <w:t>A</w:t>
                    </w:r>
                  </w:sdtContent>
                </w:sdt>
                <w:r w:rsidRPr="00FA760A">
                  <w:rPr>
                    <w:rFonts w:eastAsia="Helvetica Neue"/>
                    <w:color w:val="000000"/>
                  </w:rPr>
                  <w:t xml:space="preserve">lgunas aplicaciones </w:t>
                </w:r>
                <w:sdt>
                  <w:sdtPr>
                    <w:tag w:val="goog_rdk_445"/>
                    <w:id w:val="394404797"/>
                  </w:sdtPr>
                  <w:sdtContent>
                    <w:r w:rsidRPr="00FA760A">
                      <w:rPr>
                        <w:rFonts w:eastAsia="Helvetica Neue"/>
                        <w:color w:val="000000"/>
                      </w:rPr>
                      <w:t>permiten</w:t>
                    </w:r>
                  </w:sdtContent>
                </w:sdt>
                <w:r w:rsidRPr="00FA760A">
                  <w:rPr>
                    <w:rFonts w:eastAsia="Helvetica Neue"/>
                    <w:color w:val="000000"/>
                  </w:rPr>
                  <w:t xml:space="preserve"> personalizar la configuración de usuario, lo cual </w:t>
                </w:r>
                <w:sdt>
                  <w:sdtPr>
                    <w:tag w:val="goog_rdk_447"/>
                    <w:id w:val="-641650395"/>
                  </w:sdtPr>
                  <w:sdtContent>
                    <w:r w:rsidRPr="00FA760A">
                      <w:rPr>
                        <w:rFonts w:eastAsia="Helvetica Neue"/>
                        <w:color w:val="000000"/>
                      </w:rPr>
                      <w:t>es</w:t>
                    </w:r>
                  </w:sdtContent>
                </w:sdt>
                <w:r w:rsidRPr="00FA760A">
                  <w:rPr>
                    <w:rFonts w:eastAsia="Helvetica Neue"/>
                    <w:color w:val="000000"/>
                  </w:rPr>
                  <w:t xml:space="preserve"> </w:t>
                </w:r>
                <w:sdt>
                  <w:sdtPr>
                    <w:tag w:val="goog_rdk_449"/>
                    <w:id w:val="-736929761"/>
                  </w:sdtPr>
                  <w:sdtContent>
                    <w:r w:rsidRPr="00FA760A">
                      <w:rPr>
                        <w:rFonts w:eastAsia="Helvetica Neue"/>
                        <w:color w:val="000000"/>
                      </w:rPr>
                      <w:t>un</w:t>
                    </w:r>
                  </w:sdtContent>
                </w:sdt>
                <w:r w:rsidRPr="00FA760A">
                  <w:rPr>
                    <w:rFonts w:eastAsia="Helvetica Neue"/>
                    <w:color w:val="000000"/>
                  </w:rPr>
                  <w:t xml:space="preserve"> factor </w:t>
                </w:r>
                <w:sdt>
                  <w:sdtPr>
                    <w:tag w:val="goog_rdk_451"/>
                    <w:id w:val="930393310"/>
                  </w:sdtPr>
                  <w:sdtContent>
                    <w:r w:rsidRPr="00FA760A">
                      <w:rPr>
                        <w:rFonts w:eastAsia="Helvetica Neue"/>
                        <w:color w:val="000000"/>
                      </w:rPr>
                      <w:t>relevante para el</w:t>
                    </w:r>
                  </w:sdtContent>
                </w:sdt>
                <w:r w:rsidRPr="00FA760A">
                  <w:rPr>
                    <w:rFonts w:eastAsia="Helvetica Neue"/>
                    <w:color w:val="000000"/>
                  </w:rPr>
                  <w:t xml:space="preserve"> almacenamiento.</w:t>
                </w:r>
              </w:p>
            </w:sdtContent>
          </w:sdt>
          <w:p w14:paraId="00000175" w14:textId="5B0BECF9" w:rsidR="00F26E80" w:rsidRPr="00FA760A" w:rsidRDefault="00000000" w:rsidP="00A455DC">
            <w:pPr>
              <w:spacing w:after="120"/>
              <w:jc w:val="both"/>
              <w:rPr>
                <w:color w:val="999999"/>
              </w:rPr>
            </w:pPr>
            <w:r w:rsidRPr="00FA760A">
              <w:rPr>
                <w:rFonts w:eastAsia="Helvetica Neue"/>
                <w:b/>
                <w:color w:val="000000"/>
              </w:rPr>
              <w:t>Eficiencia:</w:t>
            </w:r>
            <w:r w:rsidRPr="00FA760A">
              <w:rPr>
                <w:rFonts w:eastAsia="Helvetica Neue"/>
                <w:color w:val="000000"/>
              </w:rPr>
              <w:t xml:space="preserve"> los servidores que alojan las aplicaciones web requieren gran capacidad</w:t>
            </w:r>
            <w:sdt>
              <w:sdtPr>
                <w:tag w:val="goog_rdk_458"/>
                <w:id w:val="-46536577"/>
              </w:sdtPr>
              <w:sdtContent>
                <w:r w:rsidRPr="00FA760A">
                  <w:rPr>
                    <w:rFonts w:eastAsia="Helvetica Neue"/>
                    <w:color w:val="000000"/>
                  </w:rPr>
                  <w:t xml:space="preserve"> de almacenamiento y procesamiento de datos</w:t>
                </w:r>
              </w:sdtContent>
            </w:sdt>
            <w:r w:rsidRPr="00FA760A">
              <w:rPr>
                <w:rFonts w:eastAsia="Helvetica Neue"/>
                <w:color w:val="000000"/>
              </w:rPr>
              <w:t xml:space="preserve">, </w:t>
            </w:r>
            <w:sdt>
              <w:sdtPr>
                <w:tag w:val="goog_rdk_459"/>
                <w:id w:val="-1442457530"/>
              </w:sdtPr>
              <w:sdtContent>
                <w:r w:rsidRPr="00FA760A">
                  <w:rPr>
                    <w:rFonts w:eastAsia="Helvetica Neue"/>
                    <w:color w:val="000000"/>
                  </w:rPr>
                  <w:t>ya</w:t>
                </w:r>
              </w:sdtContent>
            </w:sdt>
            <w:r w:rsidRPr="00FA760A">
              <w:rPr>
                <w:rFonts w:eastAsia="Helvetica Neue"/>
                <w:color w:val="000000"/>
              </w:rPr>
              <w:t xml:space="preserve"> que deben responder muchas solicitudes en cuestión de pocos segundos</w:t>
            </w:r>
            <w:sdt>
              <w:sdtPr>
                <w:tag w:val="goog_rdk_461"/>
                <w:id w:val="1862623688"/>
                <w:showingPlcHdr/>
              </w:sdtPr>
              <w:sdtContent>
                <w:r w:rsidR="00A455DC" w:rsidRPr="00FA760A">
                  <w:t xml:space="preserve">     </w:t>
                </w:r>
              </w:sdtContent>
            </w:sdt>
            <w:r w:rsidRPr="00FA760A">
              <w:rPr>
                <w:rFonts w:eastAsia="Helvetica Neue"/>
                <w:color w:val="000000"/>
              </w:rPr>
              <w:t xml:space="preserve">. </w:t>
            </w:r>
          </w:p>
        </w:tc>
      </w:tr>
      <w:tr w:rsidR="00F26E80" w:rsidRPr="00FA760A" w14:paraId="6CD607A6" w14:textId="77777777">
        <w:trPr>
          <w:trHeight w:val="420"/>
        </w:trPr>
        <w:tc>
          <w:tcPr>
            <w:tcW w:w="15702" w:type="dxa"/>
            <w:gridSpan w:val="2"/>
            <w:shd w:val="clear" w:color="auto" w:fill="auto"/>
            <w:tcMar>
              <w:top w:w="100" w:type="dxa"/>
              <w:left w:w="100" w:type="dxa"/>
              <w:bottom w:w="100" w:type="dxa"/>
              <w:right w:w="100" w:type="dxa"/>
            </w:tcMar>
          </w:tcPr>
          <w:p w14:paraId="00000177" w14:textId="7D767645" w:rsidR="00F26E80" w:rsidRPr="00FA760A" w:rsidRDefault="00000000" w:rsidP="00A455DC">
            <w:pPr>
              <w:spacing w:after="120"/>
              <w:jc w:val="both"/>
            </w:pPr>
            <w:r w:rsidRPr="00FA760A">
              <w:rPr>
                <w:b/>
              </w:rPr>
              <w:lastRenderedPageBreak/>
              <w:t>Ejemplos de requerimientos funcionales</w:t>
            </w:r>
          </w:p>
          <w:p w14:paraId="00000178" w14:textId="2CBF2E6E" w:rsidR="00F26E80" w:rsidRPr="00FA760A" w:rsidRDefault="00000000" w:rsidP="00A455DC">
            <w:pPr>
              <w:pBdr>
                <w:top w:val="nil"/>
                <w:left w:val="nil"/>
                <w:bottom w:val="nil"/>
                <w:right w:val="nil"/>
                <w:between w:val="nil"/>
              </w:pBdr>
              <w:jc w:val="both"/>
            </w:pPr>
            <w:r w:rsidRPr="00FA760A">
              <w:rPr>
                <w:color w:val="000000"/>
              </w:rPr>
              <w:t xml:space="preserve">Cada transacción (clic) debe tener una respuesta del </w:t>
            </w:r>
            <w:r w:rsidR="00A455DC" w:rsidRPr="00FA760A">
              <w:rPr>
                <w:i/>
                <w:iCs/>
                <w:color w:val="000000"/>
              </w:rPr>
              <w:t>software</w:t>
            </w:r>
            <w:r w:rsidRPr="00FA760A">
              <w:rPr>
                <w:color w:val="000000"/>
              </w:rPr>
              <w:t xml:space="preserve"> de máximo 5 segundos.</w:t>
            </w:r>
          </w:p>
          <w:p w14:paraId="00000179" w14:textId="5789F39C" w:rsidR="00F26E80" w:rsidRPr="00FA760A" w:rsidRDefault="00000000" w:rsidP="00A455DC">
            <w:pPr>
              <w:pBdr>
                <w:top w:val="nil"/>
                <w:left w:val="nil"/>
                <w:bottom w:val="nil"/>
                <w:right w:val="nil"/>
                <w:between w:val="nil"/>
              </w:pBdr>
              <w:jc w:val="both"/>
            </w:pPr>
            <w:r w:rsidRPr="00FA760A">
              <w:rPr>
                <w:color w:val="000000"/>
              </w:rPr>
              <w:t xml:space="preserve">El </w:t>
            </w:r>
            <w:r w:rsidR="00A455DC" w:rsidRPr="00FA760A">
              <w:rPr>
                <w:i/>
                <w:iCs/>
                <w:color w:val="000000"/>
              </w:rPr>
              <w:t>software</w:t>
            </w:r>
            <w:r w:rsidRPr="00FA760A">
              <w:rPr>
                <w:color w:val="000000"/>
              </w:rPr>
              <w:t xml:space="preserve"> debe poder trabajar sin problemas hasta con 80</w:t>
            </w:r>
            <w:sdt>
              <w:sdtPr>
                <w:tag w:val="goog_rdk_466"/>
                <w:id w:val="-1200391018"/>
              </w:sdtPr>
              <w:sdtContent>
                <w:r w:rsidRPr="00FA760A">
                  <w:rPr>
                    <w:color w:val="000000"/>
                  </w:rPr>
                  <w:t xml:space="preserve"> mil</w:t>
                </w:r>
              </w:sdtContent>
            </w:sdt>
            <w:r w:rsidRPr="00FA760A">
              <w:rPr>
                <w:color w:val="000000"/>
              </w:rPr>
              <w:t xml:space="preserve"> usuarios conectados simultáneamente. </w:t>
            </w:r>
          </w:p>
          <w:p w14:paraId="0000017A" w14:textId="7196A334" w:rsidR="00F26E80" w:rsidRPr="00FA760A" w:rsidRDefault="00000000" w:rsidP="00A455DC">
            <w:pPr>
              <w:pBdr>
                <w:top w:val="nil"/>
                <w:left w:val="nil"/>
                <w:bottom w:val="nil"/>
                <w:right w:val="nil"/>
                <w:between w:val="nil"/>
              </w:pBdr>
              <w:jc w:val="both"/>
            </w:pPr>
            <w:r w:rsidRPr="00FA760A">
              <w:rPr>
                <w:color w:val="000000"/>
              </w:rPr>
              <w:t xml:space="preserve">Los roles de usuario </w:t>
            </w:r>
            <w:sdt>
              <w:sdtPr>
                <w:tag w:val="goog_rdk_468"/>
                <w:id w:val="178090702"/>
              </w:sdtPr>
              <w:sdtContent>
                <w:r w:rsidRPr="00FA760A">
                  <w:rPr>
                    <w:color w:val="000000"/>
                  </w:rPr>
                  <w:t>solo</w:t>
                </w:r>
              </w:sdtContent>
            </w:sdt>
            <w:r w:rsidRPr="00FA760A">
              <w:rPr>
                <w:color w:val="000000"/>
              </w:rPr>
              <w:t xml:space="preserve"> pueden ser asignados por el administrador del sistema.</w:t>
            </w:r>
          </w:p>
          <w:p w14:paraId="0000017B" w14:textId="7B542087" w:rsidR="00F26E80" w:rsidRPr="00FA760A" w:rsidRDefault="00000000" w:rsidP="00A455DC">
            <w:pPr>
              <w:pBdr>
                <w:top w:val="nil"/>
                <w:left w:val="nil"/>
                <w:bottom w:val="nil"/>
                <w:right w:val="nil"/>
                <w:between w:val="nil"/>
              </w:pBdr>
              <w:jc w:val="both"/>
            </w:pPr>
            <w:sdt>
              <w:sdtPr>
                <w:tag w:val="goog_rdk_471"/>
                <w:id w:val="-348179971"/>
              </w:sdtPr>
              <w:sdtContent>
                <w:r w:rsidRPr="00FA760A">
                  <w:t>R</w:t>
                </w:r>
              </w:sdtContent>
            </w:sdt>
            <w:r w:rsidRPr="00FA760A">
              <w:rPr>
                <w:color w:val="000000"/>
              </w:rPr>
              <w:t>ealizar copias de seguridad automáticas cada 24 horas</w:t>
            </w:r>
            <w:sdt>
              <w:sdtPr>
                <w:tag w:val="goog_rdk_474"/>
                <w:id w:val="-1259201275"/>
              </w:sdtPr>
              <w:sdtContent>
                <w:r w:rsidRPr="00FA760A">
                  <w:rPr>
                    <w:color w:val="000000"/>
                  </w:rPr>
                  <w:t xml:space="preserve"> y almacenarlas </w:t>
                </w:r>
              </w:sdtContent>
            </w:sdt>
            <w:r w:rsidRPr="00FA760A">
              <w:rPr>
                <w:color w:val="000000"/>
              </w:rPr>
              <w:t xml:space="preserve"> en la nube y </w:t>
            </w:r>
            <w:sdt>
              <w:sdtPr>
                <w:tag w:val="goog_rdk_476"/>
                <w:id w:val="1592510220"/>
              </w:sdtPr>
              <w:sdtContent>
                <w:r w:rsidRPr="00FA760A">
                  <w:rPr>
                    <w:color w:val="000000"/>
                  </w:rPr>
                  <w:t>en un disco</w:t>
                </w:r>
              </w:sdtContent>
            </w:sdt>
            <w:r w:rsidRPr="00FA760A">
              <w:rPr>
                <w:color w:val="000000"/>
              </w:rPr>
              <w:t xml:space="preserve"> físico </w:t>
            </w:r>
            <w:sdt>
              <w:sdtPr>
                <w:tag w:val="goog_rdk_478"/>
                <w:id w:val="1689796590"/>
              </w:sdtPr>
              <w:sdtContent>
                <w:r w:rsidRPr="00FA760A">
                  <w:rPr>
                    <w:color w:val="000000"/>
                  </w:rPr>
                  <w:t>fuera de</w:t>
                </w:r>
              </w:sdtContent>
            </w:sdt>
            <w:r w:rsidRPr="00FA760A">
              <w:rPr>
                <w:color w:val="000000"/>
              </w:rPr>
              <w:t xml:space="preserve"> las instalaciones de la empresa</w:t>
            </w:r>
            <w:sdt>
              <w:sdtPr>
                <w:tag w:val="goog_rdk_480"/>
                <w:id w:val="260655000"/>
                <w:showingPlcHdr/>
              </w:sdtPr>
              <w:sdtContent>
                <w:r w:rsidR="00A455DC" w:rsidRPr="00FA760A">
                  <w:t xml:space="preserve">     </w:t>
                </w:r>
              </w:sdtContent>
            </w:sdt>
            <w:r w:rsidRPr="00FA760A">
              <w:rPr>
                <w:color w:val="000000"/>
              </w:rPr>
              <w:t>.</w:t>
            </w:r>
          </w:p>
          <w:p w14:paraId="0000017C" w14:textId="0AB1DC33" w:rsidR="00F26E80" w:rsidRPr="00FA760A" w:rsidRDefault="00000000" w:rsidP="00A455DC">
            <w:pPr>
              <w:pBdr>
                <w:top w:val="nil"/>
                <w:left w:val="nil"/>
                <w:bottom w:val="nil"/>
                <w:right w:val="nil"/>
                <w:between w:val="nil"/>
              </w:pBdr>
              <w:jc w:val="both"/>
            </w:pPr>
            <w:r w:rsidRPr="00FA760A">
              <w:rPr>
                <w:color w:val="000000"/>
              </w:rPr>
              <w:t>Todas las claves de usuario deben estar encriptadas.</w:t>
            </w:r>
          </w:p>
          <w:p w14:paraId="0000017D" w14:textId="7A172BF9" w:rsidR="00F26E80" w:rsidRPr="00FA760A" w:rsidRDefault="00000000" w:rsidP="00A455DC">
            <w:pPr>
              <w:pBdr>
                <w:top w:val="nil"/>
                <w:left w:val="nil"/>
                <w:bottom w:val="nil"/>
                <w:right w:val="nil"/>
                <w:between w:val="nil"/>
              </w:pBdr>
              <w:jc w:val="both"/>
            </w:pPr>
            <w:r w:rsidRPr="00FA760A">
              <w:rPr>
                <w:color w:val="000000"/>
              </w:rPr>
              <w:t>El sistema debe contar con manuales de usuario ubicados estratégicamente mediante atajos especiales o repositorios comunes</w:t>
            </w:r>
            <w:sdt>
              <w:sdtPr>
                <w:tag w:val="goog_rdk_483"/>
                <w:id w:val="-1062789267"/>
                <w:showingPlcHdr/>
              </w:sdtPr>
              <w:sdtContent>
                <w:r w:rsidR="00A455DC" w:rsidRPr="00FA760A">
                  <w:t xml:space="preserve">     </w:t>
                </w:r>
              </w:sdtContent>
            </w:sdt>
            <w:r w:rsidRPr="00FA760A">
              <w:rPr>
                <w:color w:val="000000"/>
              </w:rPr>
              <w:t xml:space="preserve">. </w:t>
            </w:r>
          </w:p>
          <w:p w14:paraId="0000017E" w14:textId="56A76599" w:rsidR="00F26E80" w:rsidRPr="00FA760A" w:rsidRDefault="00000000" w:rsidP="00A455DC">
            <w:pPr>
              <w:pBdr>
                <w:top w:val="nil"/>
                <w:left w:val="nil"/>
                <w:bottom w:val="nil"/>
                <w:right w:val="nil"/>
                <w:between w:val="nil"/>
              </w:pBdr>
              <w:spacing w:after="120"/>
              <w:jc w:val="both"/>
              <w:rPr>
                <w:color w:val="999999"/>
              </w:rPr>
            </w:pPr>
            <w:r w:rsidRPr="00FA760A">
              <w:rPr>
                <w:color w:val="000000"/>
              </w:rPr>
              <w:t>Las soluciones web deben construir</w:t>
            </w:r>
            <w:sdt>
              <w:sdtPr>
                <w:tag w:val="goog_rdk_486"/>
                <w:id w:val="-216746311"/>
              </w:sdtPr>
              <w:sdtContent>
                <w:r w:rsidRPr="00FA760A">
                  <w:rPr>
                    <w:color w:val="000000"/>
                  </w:rPr>
                  <w:t>se</w:t>
                </w:r>
              </w:sdtContent>
            </w:sdt>
            <w:r w:rsidRPr="00FA760A">
              <w:rPr>
                <w:color w:val="000000"/>
              </w:rPr>
              <w:t xml:space="preserve"> con la característica de diseño </w:t>
            </w:r>
            <w:sdt>
              <w:sdtPr>
                <w:tag w:val="goog_rdk_487"/>
                <w:id w:val="1311835891"/>
              </w:sdtPr>
              <w:sdtContent>
                <w:r w:rsidRPr="00FA760A">
                  <w:rPr>
                    <w:color w:val="000000"/>
                  </w:rPr>
                  <w:t>‘</w:t>
                </w:r>
              </w:sdtContent>
            </w:sdt>
            <w:sdt>
              <w:sdtPr>
                <w:tag w:val="goog_rdk_489"/>
                <w:id w:val="327254614"/>
              </w:sdtPr>
              <w:sdtContent>
                <w:r w:rsidRPr="00FA760A">
                  <w:rPr>
                    <w:i/>
                    <w:color w:val="000000"/>
                  </w:rPr>
                  <w:t>Responsive</w:t>
                </w:r>
              </w:sdtContent>
            </w:sdt>
            <w:sdt>
              <w:sdtPr>
                <w:tag w:val="goog_rdk_490"/>
                <w:id w:val="-1706562044"/>
              </w:sdtPr>
              <w:sdtContent>
                <w:sdt>
                  <w:sdtPr>
                    <w:tag w:val="goog_rdk_491"/>
                    <w:id w:val="1960222354"/>
                  </w:sdtPr>
                  <w:sdtContent>
                    <w:r w:rsidRPr="00FA760A">
                      <w:rPr>
                        <w:i/>
                        <w:color w:val="000000"/>
                      </w:rPr>
                      <w:t>’</w:t>
                    </w:r>
                  </w:sdtContent>
                </w:sdt>
              </w:sdtContent>
            </w:sdt>
            <w:r w:rsidRPr="00FA760A">
              <w:rPr>
                <w:color w:val="000000"/>
              </w:rPr>
              <w:t xml:space="preserve"> (adaptable), que implica que el sitio web se adapte a</w:t>
            </w:r>
            <w:sdt>
              <w:sdtPr>
                <w:tag w:val="goog_rdk_493"/>
                <w:id w:val="-1830433981"/>
              </w:sdtPr>
              <w:sdtContent>
                <w:r w:rsidRPr="00FA760A">
                  <w:rPr>
                    <w:color w:val="000000"/>
                  </w:rPr>
                  <w:t>l</w:t>
                </w:r>
              </w:sdtContent>
            </w:sdt>
            <w:r w:rsidRPr="00FA760A">
              <w:rPr>
                <w:color w:val="000000"/>
              </w:rPr>
              <w:t xml:space="preserve"> tamaño de pantalla de cualquier dispositivo.</w:t>
            </w:r>
            <w:r w:rsidRPr="00FA760A">
              <w:rPr>
                <w:rFonts w:eastAsia="Helvetica Neue"/>
                <w:color w:val="000000"/>
              </w:rPr>
              <w:t xml:space="preserve"> </w:t>
            </w:r>
          </w:p>
        </w:tc>
      </w:tr>
      <w:tr w:rsidR="00F26E80" w:rsidRPr="00FA760A" w14:paraId="0DF0C556" w14:textId="77777777">
        <w:trPr>
          <w:trHeight w:val="420"/>
        </w:trPr>
        <w:tc>
          <w:tcPr>
            <w:tcW w:w="15702" w:type="dxa"/>
            <w:gridSpan w:val="2"/>
            <w:shd w:val="clear" w:color="auto" w:fill="auto"/>
            <w:tcMar>
              <w:top w:w="100" w:type="dxa"/>
              <w:left w:w="100" w:type="dxa"/>
              <w:bottom w:w="100" w:type="dxa"/>
              <w:right w:w="100" w:type="dxa"/>
            </w:tcMar>
          </w:tcPr>
          <w:p w14:paraId="00000180" w14:textId="77777777" w:rsidR="00F26E80" w:rsidRPr="00FA760A" w:rsidRDefault="00000000" w:rsidP="00A455DC">
            <w:pPr>
              <w:widowControl w:val="0"/>
              <w:rPr>
                <w:b/>
              </w:rPr>
            </w:pPr>
            <w:r w:rsidRPr="00FA760A">
              <w:rPr>
                <w:b/>
              </w:rPr>
              <w:t>Para tener en cuenta</w:t>
            </w:r>
          </w:p>
          <w:p w14:paraId="00000181" w14:textId="4183F3DA" w:rsidR="00F26E80" w:rsidRPr="00FA760A" w:rsidRDefault="00000000" w:rsidP="00A455DC">
            <w:pPr>
              <w:spacing w:after="120"/>
              <w:jc w:val="both"/>
              <w:rPr>
                <w:rFonts w:eastAsia="Helvetica Neue"/>
                <w:color w:val="000000"/>
              </w:rPr>
            </w:pPr>
            <w:r w:rsidRPr="00FA760A">
              <w:rPr>
                <w:rFonts w:eastAsia="Helvetica Neue"/>
                <w:color w:val="000000"/>
              </w:rPr>
              <w:t xml:space="preserve">Aunque los requisitos no funcionales son </w:t>
            </w:r>
            <w:sdt>
              <w:sdtPr>
                <w:tag w:val="goog_rdk_495"/>
                <w:id w:val="-740325479"/>
              </w:sdtPr>
              <w:sdtContent>
                <w:r w:rsidRPr="00FA760A">
                  <w:rPr>
                    <w:rFonts w:eastAsia="Helvetica Neue"/>
                    <w:color w:val="000000"/>
                  </w:rPr>
                  <w:t>estandarizados</w:t>
                </w:r>
              </w:sdtContent>
            </w:sdt>
            <w:r w:rsidRPr="00FA760A">
              <w:rPr>
                <w:rFonts w:eastAsia="Helvetica Neue"/>
                <w:color w:val="000000"/>
              </w:rPr>
              <w:t>, es posible que se presenten situaciones como:</w:t>
            </w:r>
          </w:p>
          <w:p w14:paraId="00000182" w14:textId="77777777" w:rsidR="00F26E80" w:rsidRPr="00FA760A" w:rsidRDefault="00F26E80" w:rsidP="00A455DC">
            <w:pPr>
              <w:pBdr>
                <w:top w:val="nil"/>
                <w:left w:val="nil"/>
                <w:bottom w:val="nil"/>
                <w:right w:val="nil"/>
                <w:between w:val="nil"/>
              </w:pBdr>
              <w:ind w:left="792"/>
              <w:jc w:val="both"/>
              <w:rPr>
                <w:rFonts w:eastAsia="Helvetica Neue"/>
                <w:color w:val="000000"/>
              </w:rPr>
            </w:pPr>
          </w:p>
          <w:p w14:paraId="00000183" w14:textId="6A2DD866" w:rsidR="00F26E80" w:rsidRPr="00FA760A" w:rsidRDefault="00000000" w:rsidP="00A455DC">
            <w:pPr>
              <w:pBdr>
                <w:top w:val="nil"/>
                <w:left w:val="nil"/>
                <w:bottom w:val="nil"/>
                <w:right w:val="nil"/>
                <w:between w:val="nil"/>
              </w:pBdr>
              <w:jc w:val="both"/>
              <w:rPr>
                <w:rFonts w:eastAsia="Helvetica Neue"/>
                <w:color w:val="000000"/>
              </w:rPr>
            </w:pPr>
            <w:r w:rsidRPr="00FA760A">
              <w:rPr>
                <w:rFonts w:eastAsia="Helvetica Neue"/>
                <w:color w:val="000000"/>
              </w:rPr>
              <w:t xml:space="preserve">El desarrollo de </w:t>
            </w:r>
            <w:r w:rsidR="00A455DC" w:rsidRPr="00FA760A">
              <w:rPr>
                <w:rFonts w:eastAsia="Helvetica Neue"/>
                <w:i/>
                <w:iCs/>
                <w:color w:val="000000"/>
              </w:rPr>
              <w:t>software</w:t>
            </w:r>
            <w:r w:rsidRPr="00FA760A">
              <w:rPr>
                <w:rFonts w:eastAsia="Helvetica Neue"/>
                <w:color w:val="000000"/>
              </w:rPr>
              <w:t xml:space="preserve"> se debe realizar utilizando una de las herramientas CASE específicas. </w:t>
            </w:r>
          </w:p>
          <w:p w14:paraId="00000184" w14:textId="7BD3A934" w:rsidR="00F26E80" w:rsidRPr="00FA760A" w:rsidRDefault="009E4EC6" w:rsidP="00A455DC">
            <w:pPr>
              <w:pBdr>
                <w:top w:val="nil"/>
                <w:left w:val="nil"/>
                <w:bottom w:val="nil"/>
                <w:right w:val="nil"/>
                <w:between w:val="nil"/>
              </w:pBdr>
              <w:jc w:val="both"/>
              <w:rPr>
                <w:rFonts w:eastAsia="Helvetica Neue"/>
                <w:color w:val="000000"/>
              </w:rPr>
            </w:pPr>
            <w:r w:rsidRPr="00FA760A">
              <w:rPr>
                <w:rFonts w:eastAsia="Helvetica Neue"/>
                <w:color w:val="000000"/>
              </w:rPr>
              <w:t xml:space="preserve">La invención del </w:t>
            </w:r>
            <w:r w:rsidR="00A455DC" w:rsidRPr="00FA760A">
              <w:rPr>
                <w:rFonts w:eastAsia="Helvetica Neue"/>
                <w:i/>
                <w:iCs/>
                <w:color w:val="000000"/>
              </w:rPr>
              <w:t>software</w:t>
            </w:r>
            <w:r w:rsidRPr="00FA760A">
              <w:rPr>
                <w:rFonts w:eastAsia="Helvetica Neue"/>
                <w:color w:val="000000"/>
              </w:rPr>
              <w:t xml:space="preserve"> se debe realizar cumpliendo con la norma ISO 9000 que establece los estándares al respecto.</w:t>
            </w:r>
          </w:p>
          <w:p w14:paraId="00000185" w14:textId="0B1A5D8C" w:rsidR="00F26E80" w:rsidRPr="00FA760A" w:rsidRDefault="00000000" w:rsidP="00A455DC">
            <w:pPr>
              <w:pBdr>
                <w:top w:val="nil"/>
                <w:left w:val="nil"/>
                <w:bottom w:val="nil"/>
                <w:right w:val="nil"/>
                <w:between w:val="nil"/>
              </w:pBdr>
              <w:rPr>
                <w:rFonts w:eastAsia="Helvetica Neue"/>
                <w:color w:val="000000"/>
              </w:rPr>
            </w:pPr>
            <w:r w:rsidRPr="00FA760A">
              <w:rPr>
                <w:rFonts w:eastAsia="Helvetica Neue"/>
                <w:color w:val="000000"/>
              </w:rPr>
              <w:t xml:space="preserve">El </w:t>
            </w:r>
            <w:r w:rsidR="00A455DC" w:rsidRPr="00FA760A">
              <w:rPr>
                <w:rFonts w:eastAsia="Helvetica Neue"/>
                <w:i/>
                <w:iCs/>
                <w:color w:val="000000"/>
              </w:rPr>
              <w:t>software</w:t>
            </w:r>
            <w:r w:rsidRPr="00FA760A">
              <w:rPr>
                <w:rFonts w:eastAsia="Helvetica Neue"/>
                <w:color w:val="000000"/>
              </w:rPr>
              <w:t xml:space="preserve"> no puede registrar más de dos fallas de distinta índole cada mes.</w:t>
            </w:r>
          </w:p>
          <w:p w14:paraId="00000186" w14:textId="77777777" w:rsidR="00F26E80" w:rsidRPr="00FA760A" w:rsidRDefault="00000000" w:rsidP="00A455DC">
            <w:pPr>
              <w:pBdr>
                <w:top w:val="nil"/>
                <w:left w:val="nil"/>
                <w:bottom w:val="nil"/>
                <w:right w:val="nil"/>
                <w:between w:val="nil"/>
              </w:pBdr>
              <w:rPr>
                <w:rFonts w:eastAsia="Helvetica Neue"/>
                <w:color w:val="000000"/>
              </w:rPr>
            </w:pPr>
            <w:r w:rsidRPr="00FA760A">
              <w:rPr>
                <w:rFonts w:eastAsia="Helvetica Neue"/>
                <w:color w:val="000000"/>
              </w:rPr>
              <w:t>La aplicación web debe funcionar para cualquier sistema operativo</w:t>
            </w:r>
            <w:sdt>
              <w:sdtPr>
                <w:tag w:val="goog_rdk_501"/>
                <w:id w:val="663284275"/>
              </w:sdtPr>
              <w:sdtContent>
                <w:r w:rsidRPr="00FA760A">
                  <w:rPr>
                    <w:rFonts w:eastAsia="Helvetica Neue"/>
                    <w:color w:val="000000"/>
                  </w:rPr>
                  <w:t xml:space="preserve"> y</w:t>
                </w:r>
              </w:sdtContent>
            </w:sdt>
            <w:r w:rsidRPr="00FA760A">
              <w:rPr>
                <w:rFonts w:eastAsia="Helvetica Neue"/>
                <w:color w:val="000000"/>
              </w:rPr>
              <w:t xml:space="preserve"> en cualquier navegador.</w:t>
            </w:r>
          </w:p>
          <w:p w14:paraId="00000187" w14:textId="77777777" w:rsidR="00F26E80" w:rsidRPr="00FA760A" w:rsidRDefault="00F26E80" w:rsidP="00A455DC">
            <w:pPr>
              <w:widowControl w:val="0"/>
              <w:rPr>
                <w:color w:val="999999"/>
              </w:rPr>
            </w:pPr>
          </w:p>
        </w:tc>
      </w:tr>
    </w:tbl>
    <w:p w14:paraId="00000189" w14:textId="77777777" w:rsidR="00F26E80" w:rsidRPr="00FA760A" w:rsidRDefault="00F26E80" w:rsidP="00A455DC">
      <w:pPr>
        <w:pBdr>
          <w:top w:val="nil"/>
          <w:left w:val="nil"/>
          <w:bottom w:val="nil"/>
          <w:right w:val="nil"/>
          <w:between w:val="nil"/>
        </w:pBdr>
        <w:spacing w:line="240" w:lineRule="auto"/>
        <w:jc w:val="both"/>
      </w:pPr>
    </w:p>
    <w:p w14:paraId="0000018A" w14:textId="77777777" w:rsidR="00F26E80" w:rsidRPr="00FA760A" w:rsidRDefault="00F26E80" w:rsidP="00A455DC">
      <w:pPr>
        <w:pBdr>
          <w:top w:val="nil"/>
          <w:left w:val="nil"/>
          <w:bottom w:val="nil"/>
          <w:right w:val="nil"/>
          <w:between w:val="nil"/>
        </w:pBdr>
        <w:spacing w:line="240" w:lineRule="auto"/>
        <w:jc w:val="both"/>
      </w:pPr>
    </w:p>
    <w:p w14:paraId="0000018B" w14:textId="77777777" w:rsidR="00F26E80" w:rsidRPr="00FA760A" w:rsidRDefault="00000000" w:rsidP="00A455DC">
      <w:pPr>
        <w:rPr>
          <w:b/>
        </w:rPr>
      </w:pPr>
      <w:r w:rsidRPr="00FA760A">
        <w:rPr>
          <w:b/>
        </w:rPr>
        <w:t>1.3 Estándares</w:t>
      </w:r>
    </w:p>
    <w:tbl>
      <w:tblPr>
        <w:tblStyle w:val="affffffc"/>
        <w:tblW w:w="156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F26E80" w:rsidRPr="00FA760A" w14:paraId="68CF1CED" w14:textId="77777777">
        <w:trPr>
          <w:trHeight w:val="444"/>
        </w:trPr>
        <w:tc>
          <w:tcPr>
            <w:tcW w:w="15692" w:type="dxa"/>
            <w:shd w:val="clear" w:color="auto" w:fill="8DB3E2"/>
          </w:tcPr>
          <w:p w14:paraId="0000018C" w14:textId="77777777" w:rsidR="00F26E80" w:rsidRPr="00FA760A" w:rsidRDefault="00000000" w:rsidP="00A455DC">
            <w:pPr>
              <w:pStyle w:val="Ttulo1"/>
              <w:jc w:val="center"/>
              <w:outlineLvl w:val="0"/>
              <w:rPr>
                <w:sz w:val="22"/>
                <w:szCs w:val="22"/>
              </w:rPr>
            </w:pPr>
            <w:r w:rsidRPr="00FA760A">
              <w:rPr>
                <w:sz w:val="22"/>
                <w:szCs w:val="22"/>
              </w:rPr>
              <w:t>Cuadro de texto</w:t>
            </w:r>
          </w:p>
        </w:tc>
      </w:tr>
      <w:tr w:rsidR="00F26E80" w:rsidRPr="00FA760A" w14:paraId="281E07EE" w14:textId="77777777">
        <w:tc>
          <w:tcPr>
            <w:tcW w:w="15692" w:type="dxa"/>
          </w:tcPr>
          <w:p w14:paraId="0000018D" w14:textId="0B092425" w:rsidR="00F26E80" w:rsidRPr="00FA760A" w:rsidRDefault="00000000" w:rsidP="00A455DC">
            <w:pPr>
              <w:spacing w:after="120"/>
              <w:jc w:val="both"/>
              <w:rPr>
                <w:rFonts w:eastAsia="Helvetica Neue"/>
                <w:color w:val="000000"/>
              </w:rPr>
            </w:pPr>
            <w:r w:rsidRPr="00FA760A">
              <w:rPr>
                <w:rFonts w:eastAsia="Helvetica Neue"/>
                <w:color w:val="000000"/>
              </w:rPr>
              <w:t>Un estándar, es un modelo, una referencia</w:t>
            </w:r>
            <w:sdt>
              <w:sdtPr>
                <w:tag w:val="goog_rdk_502"/>
                <w:id w:val="-651524365"/>
              </w:sdtPr>
              <w:sdtContent>
                <w:r w:rsidRPr="00FA760A">
                  <w:rPr>
                    <w:rFonts w:eastAsia="Helvetica Neue"/>
                    <w:color w:val="000000"/>
                  </w:rPr>
                  <w:t xml:space="preserve"> o</w:t>
                </w:r>
              </w:sdtContent>
            </w:sdt>
            <w:r w:rsidRPr="00FA760A">
              <w:rPr>
                <w:rFonts w:eastAsia="Helvetica Neue"/>
                <w:color w:val="000000"/>
              </w:rPr>
              <w:t xml:space="preserve"> un patrón a seguir. En este sentido, un estándar de calidad, se refiere a las normas mínimas que se deben cumplir </w:t>
            </w:r>
            <w:sdt>
              <w:sdtPr>
                <w:tag w:val="goog_rdk_505"/>
                <w:id w:val="67082736"/>
              </w:sdtPr>
              <w:sdtContent>
                <w:r w:rsidRPr="00FA760A">
                  <w:rPr>
                    <w:rFonts w:eastAsia="Helvetica Neue"/>
                    <w:color w:val="000000"/>
                  </w:rPr>
                  <w:t>para</w:t>
                </w:r>
              </w:sdtContent>
            </w:sdt>
            <w:r w:rsidRPr="00FA760A">
              <w:rPr>
                <w:rFonts w:eastAsia="Helvetica Neue"/>
                <w:color w:val="000000"/>
              </w:rPr>
              <w:t xml:space="preserve"> obtener el más alto</w:t>
            </w:r>
            <w:sdt>
              <w:sdtPr>
                <w:tag w:val="goog_rdk_508"/>
                <w:id w:val="-1766226484"/>
              </w:sdtPr>
              <w:sdtContent>
                <w:r w:rsidRPr="00FA760A">
                  <w:rPr>
                    <w:rFonts w:eastAsia="Helvetica Neue"/>
                    <w:color w:val="000000"/>
                  </w:rPr>
                  <w:t xml:space="preserve"> nivel</w:t>
                </w:r>
              </w:sdtContent>
            </w:sdt>
            <w:r w:rsidRPr="00FA760A">
              <w:rPr>
                <w:rFonts w:eastAsia="Helvetica Neue"/>
                <w:color w:val="000000"/>
              </w:rPr>
              <w:t xml:space="preserve"> de calidad de un producto. </w:t>
            </w:r>
          </w:p>
          <w:p w14:paraId="0000018E" w14:textId="77777777" w:rsidR="00F26E80" w:rsidRPr="00FA760A" w:rsidRDefault="00000000" w:rsidP="00A455DC">
            <w:pPr>
              <w:jc w:val="center"/>
              <w:rPr>
                <w:b/>
                <w:color w:val="BFBFBF"/>
              </w:rPr>
            </w:pPr>
            <w:r w:rsidRPr="00FA760A">
              <w:rPr>
                <w:noProof/>
              </w:rPr>
              <w:lastRenderedPageBreak/>
              <w:drawing>
                <wp:inline distT="0" distB="0" distL="0" distR="0" wp14:anchorId="08A237B1" wp14:editId="523F432A">
                  <wp:extent cx="3192791" cy="1899711"/>
                  <wp:effectExtent l="0" t="0" r="0" b="0"/>
                  <wp:docPr id="453" name="image5.jpg" descr="Concepto de estandarización y certificación del control de calidad de los estándares."/>
                  <wp:cNvGraphicFramePr/>
                  <a:graphic xmlns:a="http://schemas.openxmlformats.org/drawingml/2006/main">
                    <a:graphicData uri="http://schemas.openxmlformats.org/drawingml/2006/picture">
                      <pic:pic xmlns:pic="http://schemas.openxmlformats.org/drawingml/2006/picture">
                        <pic:nvPicPr>
                          <pic:cNvPr id="0" name="image5.jpg" descr="Concepto de estandarización y certificación del control de calidad de los estándares."/>
                          <pic:cNvPicPr preferRelativeResize="0"/>
                        </pic:nvPicPr>
                        <pic:blipFill>
                          <a:blip r:embed="rId72"/>
                          <a:srcRect/>
                          <a:stretch>
                            <a:fillRect/>
                          </a:stretch>
                        </pic:blipFill>
                        <pic:spPr>
                          <a:xfrm>
                            <a:off x="0" y="0"/>
                            <a:ext cx="3192791" cy="1899711"/>
                          </a:xfrm>
                          <a:prstGeom prst="rect">
                            <a:avLst/>
                          </a:prstGeom>
                          <a:ln/>
                        </pic:spPr>
                      </pic:pic>
                    </a:graphicData>
                  </a:graphic>
                </wp:inline>
              </w:drawing>
            </w:r>
          </w:p>
          <w:p w14:paraId="0000018F" w14:textId="77777777" w:rsidR="00F26E80" w:rsidRPr="00FA760A" w:rsidRDefault="00000000" w:rsidP="00A455DC">
            <w:pPr>
              <w:widowControl w:val="0"/>
            </w:pPr>
            <w:r w:rsidRPr="00FA760A">
              <w:t>Imagen de referencia (o similar)</w:t>
            </w:r>
          </w:p>
          <w:p w14:paraId="00000190" w14:textId="77777777" w:rsidR="00F26E80" w:rsidRPr="00FA760A" w:rsidRDefault="00000000" w:rsidP="00A455DC">
            <w:hyperlink r:id="rId73">
              <w:r w:rsidRPr="00FA760A">
                <w:rPr>
                  <w:color w:val="0000FF"/>
                  <w:u w:val="single"/>
                </w:rPr>
                <w:t>https://image.shutterstock.com/image-photo/standards-quality-assurance-control-standardisation-600w-1408800641.jpg</w:t>
              </w:r>
            </w:hyperlink>
          </w:p>
          <w:p w14:paraId="00000191" w14:textId="77777777" w:rsidR="00F26E80" w:rsidRPr="00FA760A" w:rsidRDefault="00000000" w:rsidP="00A455DC">
            <w:r w:rsidRPr="00FA760A">
              <w:t>228130_i32</w:t>
            </w:r>
          </w:p>
          <w:p w14:paraId="00000192" w14:textId="77777777" w:rsidR="00F26E80" w:rsidRPr="00FA760A" w:rsidRDefault="00F26E80" w:rsidP="00A455DC"/>
          <w:sdt>
            <w:sdtPr>
              <w:tag w:val="goog_rdk_530"/>
              <w:id w:val="-410698991"/>
            </w:sdtPr>
            <w:sdtContent>
              <w:p w14:paraId="00000193" w14:textId="71087368" w:rsidR="00F26E80" w:rsidRPr="00FA760A" w:rsidRDefault="00000000" w:rsidP="00A455DC">
                <w:pPr>
                  <w:spacing w:after="120"/>
                  <w:jc w:val="both"/>
                  <w:rPr>
                    <w:rFonts w:eastAsia="Helvetica Neue"/>
                    <w:color w:val="000000"/>
                  </w:rPr>
                </w:pPr>
                <w:r w:rsidRPr="00FA760A">
                  <w:rPr>
                    <w:rFonts w:eastAsia="Helvetica Neue"/>
                    <w:color w:val="000000"/>
                  </w:rPr>
                  <w:t xml:space="preserve">En 1946, se creó </w:t>
                </w:r>
                <w:sdt>
                  <w:sdtPr>
                    <w:tag w:val="goog_rdk_511"/>
                    <w:id w:val="280076835"/>
                  </w:sdtPr>
                  <w:sdtContent>
                    <w:r w:rsidRPr="00FA760A">
                      <w:rPr>
                        <w:rFonts w:eastAsia="Helvetica Neue"/>
                        <w:color w:val="000000"/>
                      </w:rPr>
                      <w:t>la Organización Internacional de Estandarización</w:t>
                    </w:r>
                  </w:sdtContent>
                </w:sdt>
                <w:r w:rsidRPr="00FA760A">
                  <w:rPr>
                    <w:rFonts w:eastAsia="Helvetica Neue"/>
                    <w:color w:val="000000"/>
                  </w:rPr>
                  <w:t xml:space="preserve">, </w:t>
                </w:r>
                <w:sdt>
                  <w:sdtPr>
                    <w:tag w:val="goog_rdk_513"/>
                    <w:id w:val="1368265743"/>
                  </w:sdtPr>
                  <w:sdtContent>
                    <w:r w:rsidRPr="00FA760A">
                      <w:rPr>
                        <w:rFonts w:eastAsia="Helvetica Neue"/>
                        <w:color w:val="000000"/>
                      </w:rPr>
                      <w:t>más</w:t>
                    </w:r>
                  </w:sdtContent>
                </w:sdt>
                <w:r w:rsidRPr="00FA760A">
                  <w:rPr>
                    <w:rFonts w:eastAsia="Helvetica Neue"/>
                    <w:color w:val="000000"/>
                  </w:rPr>
                  <w:t xml:space="preserve"> conocid</w:t>
                </w:r>
                <w:sdt>
                  <w:sdtPr>
                    <w:tag w:val="goog_rdk_515"/>
                    <w:id w:val="1500856060"/>
                  </w:sdtPr>
                  <w:sdtContent>
                    <w:r w:rsidRPr="00FA760A">
                      <w:rPr>
                        <w:rFonts w:eastAsia="Helvetica Neue"/>
                        <w:color w:val="000000"/>
                      </w:rPr>
                      <w:t>a</w:t>
                    </w:r>
                  </w:sdtContent>
                </w:sdt>
                <w:r w:rsidRPr="00FA760A">
                  <w:rPr>
                    <w:rFonts w:eastAsia="Helvetica Neue"/>
                    <w:color w:val="000000"/>
                  </w:rPr>
                  <w:t xml:space="preserve"> como ISO por sus iniciales en inglés</w:t>
                </w:r>
                <w:sdt>
                  <w:sdtPr>
                    <w:tag w:val="goog_rdk_517"/>
                    <w:id w:val="171765861"/>
                  </w:sdtPr>
                  <w:sdtContent>
                    <w:r w:rsidRPr="00FA760A">
                      <w:rPr>
                        <w:rFonts w:eastAsia="Helvetica Neue"/>
                        <w:color w:val="000000"/>
                      </w:rPr>
                      <w:t>.</w:t>
                    </w:r>
                  </w:sdtContent>
                </w:sdt>
                <w:r w:rsidRPr="00FA760A">
                  <w:rPr>
                    <w:rFonts w:eastAsia="Helvetica Neue"/>
                    <w:color w:val="000000"/>
                  </w:rPr>
                  <w:t xml:space="preserve"> </w:t>
                </w:r>
                <w:sdt>
                  <w:sdtPr>
                    <w:tag w:val="goog_rdk_519"/>
                    <w:id w:val="1991447640"/>
                  </w:sdtPr>
                  <w:sdtContent>
                    <w:r w:rsidRPr="00FA760A">
                      <w:rPr>
                        <w:rFonts w:eastAsia="Helvetica Neue"/>
                        <w:color w:val="000000"/>
                      </w:rPr>
                      <w:t>Esta institución nació</w:t>
                    </w:r>
                  </w:sdtContent>
                </w:sdt>
                <w:r w:rsidRPr="00FA760A">
                  <w:rPr>
                    <w:rFonts w:eastAsia="Helvetica Neue"/>
                    <w:color w:val="000000"/>
                  </w:rPr>
                  <w:t xml:space="preserve"> de la unión de </w:t>
                </w:r>
                <w:sdt>
                  <w:sdtPr>
                    <w:tag w:val="goog_rdk_521"/>
                    <w:id w:val="-1098866133"/>
                  </w:sdtPr>
                  <w:sdtContent>
                    <w:r w:rsidRPr="00FA760A">
                      <w:rPr>
                        <w:rFonts w:eastAsia="Helvetica Neue"/>
                        <w:color w:val="000000"/>
                      </w:rPr>
                      <w:t>dos</w:t>
                    </w:r>
                  </w:sdtContent>
                </w:sdt>
                <w:r w:rsidR="009E4EC6" w:rsidRPr="00FA760A">
                  <w:t xml:space="preserve"> </w:t>
                </w:r>
                <w:r w:rsidRPr="00FA760A">
                  <w:rPr>
                    <w:rFonts w:eastAsia="Helvetica Neue"/>
                    <w:color w:val="000000"/>
                  </w:rPr>
                  <w:t xml:space="preserve">organismos que existían anteriormente, el primero </w:t>
                </w:r>
                <w:sdt>
                  <w:sdtPr>
                    <w:tag w:val="goog_rdk_523"/>
                    <w:id w:val="-1966265338"/>
                  </w:sdtPr>
                  <w:sdtContent>
                    <w:r w:rsidRPr="00FA760A">
                      <w:rPr>
                        <w:rFonts w:eastAsia="Helvetica Neue"/>
                        <w:color w:val="000000"/>
                      </w:rPr>
                      <w:t>de ellos</w:t>
                    </w:r>
                  </w:sdtContent>
                </w:sdt>
                <w:r w:rsidRPr="00FA760A">
                  <w:rPr>
                    <w:rFonts w:eastAsia="Helvetica Neue"/>
                    <w:color w:val="000000"/>
                  </w:rPr>
                  <w:t xml:space="preserve"> el </w:t>
                </w:r>
                <w:r w:rsidRPr="00FA760A">
                  <w:rPr>
                    <w:rFonts w:eastAsia="Helvetica Neue"/>
                    <w:i/>
                    <w:iCs/>
                    <w:color w:val="000000"/>
                  </w:rPr>
                  <w:t>International Federation of National Standarzing (ISA</w:t>
                </w:r>
                <w:r w:rsidRPr="00FA760A">
                  <w:rPr>
                    <w:rFonts w:eastAsia="Helvetica Neue"/>
                    <w:color w:val="000000"/>
                  </w:rPr>
                  <w:t>)</w:t>
                </w:r>
                <w:sdt>
                  <w:sdtPr>
                    <w:tag w:val="goog_rdk_525"/>
                    <w:id w:val="-1820101155"/>
                  </w:sdtPr>
                  <w:sdtContent>
                    <w:r w:rsidRPr="00FA760A">
                      <w:rPr>
                        <w:rFonts w:eastAsia="Helvetica Neue"/>
                        <w:color w:val="000000"/>
                      </w:rPr>
                      <w:t>;</w:t>
                    </w:r>
                  </w:sdtContent>
                </w:sdt>
                <w:r w:rsidRPr="00FA760A">
                  <w:rPr>
                    <w:rFonts w:eastAsia="Helvetica Neue"/>
                    <w:color w:val="000000"/>
                  </w:rPr>
                  <w:t xml:space="preserve"> y el segundo</w:t>
                </w:r>
                <w:sdt>
                  <w:sdtPr>
                    <w:tag w:val="goog_rdk_526"/>
                    <w:id w:val="-251136274"/>
                  </w:sdtPr>
                  <w:sdtContent>
                    <w:r w:rsidRPr="00FA760A">
                      <w:rPr>
                        <w:rFonts w:eastAsia="Helvetica Neue"/>
                        <w:color w:val="000000"/>
                      </w:rPr>
                      <w:t>,</w:t>
                    </w:r>
                  </w:sdtContent>
                </w:sdt>
                <w:r w:rsidRPr="00FA760A">
                  <w:rPr>
                    <w:rFonts w:eastAsia="Helvetica Neue"/>
                    <w:color w:val="000000"/>
                  </w:rPr>
                  <w:t xml:space="preserve"> la </w:t>
                </w:r>
                <w:r w:rsidRPr="00FA760A">
                  <w:rPr>
                    <w:rFonts w:eastAsia="Helvetica Neue"/>
                    <w:i/>
                    <w:iCs/>
                    <w:color w:val="000000"/>
                  </w:rPr>
                  <w:t>United Nations Standards Coordinating Committee (UNSCC</w:t>
                </w:r>
                <w:r w:rsidRPr="00FA760A">
                  <w:rPr>
                    <w:rFonts w:eastAsia="Helvetica Neue"/>
                    <w:color w:val="000000"/>
                  </w:rPr>
                  <w:t xml:space="preserve">), cuya reunión inicial se realizó en el Instituto de Ingenieros Civiles de  Londres, con una participación de 64 delegados </w:t>
                </w:r>
                <w:sdt>
                  <w:sdtPr>
                    <w:tag w:val="goog_rdk_527"/>
                    <w:id w:val="2057034976"/>
                  </w:sdtPr>
                  <w:sdtContent>
                    <w:r w:rsidRPr="00FA760A">
                      <w:rPr>
                        <w:rFonts w:eastAsia="Helvetica Neue"/>
                        <w:color w:val="000000"/>
                      </w:rPr>
                      <w:t>representantes de</w:t>
                    </w:r>
                  </w:sdtContent>
                </w:sdt>
                <w:r w:rsidRPr="00FA760A">
                  <w:rPr>
                    <w:rFonts w:eastAsia="Helvetica Neue"/>
                    <w:color w:val="000000"/>
                  </w:rPr>
                  <w:t xml:space="preserve"> 25 países. </w:t>
                </w:r>
                <w:sdt>
                  <w:sdtPr>
                    <w:tag w:val="goog_rdk_529"/>
                    <w:id w:val="-1781336822"/>
                    <w:showingPlcHdr/>
                  </w:sdtPr>
                  <w:sdtContent>
                    <w:r w:rsidR="00487F35" w:rsidRPr="00FA760A">
                      <w:t xml:space="preserve">     </w:t>
                    </w:r>
                  </w:sdtContent>
                </w:sdt>
              </w:p>
            </w:sdtContent>
          </w:sdt>
          <w:p w14:paraId="00000194" w14:textId="6CE417AA" w:rsidR="00F26E80" w:rsidRPr="00FA760A" w:rsidRDefault="00000000" w:rsidP="00A455DC">
            <w:pPr>
              <w:spacing w:after="120"/>
              <w:jc w:val="both"/>
              <w:rPr>
                <w:b/>
                <w:color w:val="BFBFBF"/>
              </w:rPr>
            </w:pPr>
            <w:r w:rsidRPr="00FA760A">
              <w:rPr>
                <w:rFonts w:eastAsia="Helvetica Neue"/>
                <w:color w:val="000000"/>
              </w:rPr>
              <w:t>Todo lo anterior dio como resultado la creación de las normas ISO, una serie de estándares con reconocimiento mundial e internacional,</w:t>
            </w:r>
            <w:r w:rsidR="009E4EC6" w:rsidRPr="00FA760A">
              <w:rPr>
                <w:rFonts w:eastAsia="Helvetica Neue"/>
                <w:color w:val="000000"/>
              </w:rPr>
              <w:t xml:space="preserve"> </w:t>
            </w:r>
            <w:r w:rsidR="00F82724" w:rsidRPr="00FA760A">
              <w:rPr>
                <w:rFonts w:eastAsia="Helvetica Neue"/>
                <w:color w:val="000000"/>
              </w:rPr>
              <w:t xml:space="preserve">cuyo </w:t>
            </w:r>
            <w:r w:rsidR="009E4EC6" w:rsidRPr="00FA760A">
              <w:rPr>
                <w:rFonts w:eastAsia="Helvetica Neue"/>
                <w:color w:val="000000"/>
              </w:rPr>
              <w:t xml:space="preserve">objetivo </w:t>
            </w:r>
            <w:r w:rsidRPr="00FA760A">
              <w:rPr>
                <w:rFonts w:eastAsia="Helvetica Neue"/>
                <w:color w:val="000000"/>
              </w:rPr>
              <w:t>principal e</w:t>
            </w:r>
            <w:r w:rsidR="00F82724" w:rsidRPr="00FA760A">
              <w:rPr>
                <w:rFonts w:eastAsia="Helvetica Neue"/>
                <w:color w:val="000000"/>
              </w:rPr>
              <w:t>s</w:t>
            </w:r>
            <w:r w:rsidRPr="00FA760A">
              <w:rPr>
                <w:rFonts w:eastAsia="Helvetica Neue"/>
                <w:color w:val="000000"/>
              </w:rPr>
              <w:t xml:space="preserve"> ayudar a las empresas a establecer determinados niveles de igualdad y homogeneidad en lo relacionado directamente con su gestión, desarrollo de productos de diversas industrias e incluso, prestación de servicios. Han creado más de 23.000 estándares que cubren diversidad de áreas del saber y de gestión, tecnologías y procesos industriales y de producción. La ISO es una organización no gubernamental, presente en 164 países, con 781 comités y subcomités técnicos dedicados a el desarrollo de estándares, con sede principal en Ginebra, Suiza.</w:t>
            </w:r>
          </w:p>
        </w:tc>
      </w:tr>
    </w:tbl>
    <w:p w14:paraId="00000195" w14:textId="77777777" w:rsidR="00F26E80" w:rsidRPr="00FA760A" w:rsidRDefault="00F26E80" w:rsidP="00A455DC">
      <w:pPr>
        <w:rPr>
          <w:b/>
        </w:rPr>
      </w:pPr>
    </w:p>
    <w:p w14:paraId="00000196" w14:textId="77777777" w:rsidR="00F26E80" w:rsidRPr="00FA760A" w:rsidRDefault="00F26E80" w:rsidP="00A455DC">
      <w:pPr>
        <w:rPr>
          <w:b/>
        </w:rPr>
      </w:pPr>
    </w:p>
    <w:tbl>
      <w:tblPr>
        <w:tblStyle w:val="affffffd"/>
        <w:tblW w:w="156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F26E80" w:rsidRPr="00FA760A" w14:paraId="23230D94" w14:textId="77777777">
        <w:trPr>
          <w:trHeight w:val="444"/>
        </w:trPr>
        <w:tc>
          <w:tcPr>
            <w:tcW w:w="15692" w:type="dxa"/>
            <w:shd w:val="clear" w:color="auto" w:fill="8DB3E2"/>
          </w:tcPr>
          <w:p w14:paraId="00000197" w14:textId="77777777" w:rsidR="00F26E80" w:rsidRPr="00FA760A" w:rsidRDefault="00000000" w:rsidP="00A455DC">
            <w:pPr>
              <w:pStyle w:val="Ttulo1"/>
              <w:jc w:val="center"/>
              <w:outlineLvl w:val="0"/>
              <w:rPr>
                <w:sz w:val="22"/>
                <w:szCs w:val="22"/>
              </w:rPr>
            </w:pPr>
            <w:r w:rsidRPr="00FA760A">
              <w:rPr>
                <w:sz w:val="22"/>
                <w:szCs w:val="22"/>
              </w:rPr>
              <w:t>Cuadro de texto</w:t>
            </w:r>
          </w:p>
        </w:tc>
      </w:tr>
      <w:tr w:rsidR="00F26E80" w:rsidRPr="00FA760A" w14:paraId="12CCB19F" w14:textId="77777777">
        <w:tc>
          <w:tcPr>
            <w:tcW w:w="15692" w:type="dxa"/>
          </w:tcPr>
          <w:p w14:paraId="00000198" w14:textId="2359755F" w:rsidR="00F26E80" w:rsidRPr="00FA760A" w:rsidRDefault="00F82724" w:rsidP="00A455DC">
            <w:pPr>
              <w:jc w:val="both"/>
              <w:rPr>
                <w:color w:val="BFBFBF"/>
              </w:rPr>
            </w:pPr>
            <w:r w:rsidRPr="00FA760A">
              <w:t xml:space="preserve">A </w:t>
            </w:r>
            <w:r w:rsidR="0082102D" w:rsidRPr="00FA760A">
              <w:t>continuación,</w:t>
            </w:r>
            <w:r w:rsidRPr="00FA760A">
              <w:t xml:space="preserve"> se dan a conocer las normas aplicadas al desarrollo de </w:t>
            </w:r>
            <w:r w:rsidR="00A455DC" w:rsidRPr="00FA760A">
              <w:rPr>
                <w:i/>
                <w:iCs/>
              </w:rPr>
              <w:t>software</w:t>
            </w:r>
            <w:r w:rsidRPr="00FA760A">
              <w:t xml:space="preserve"> más comunes</w:t>
            </w:r>
          </w:p>
        </w:tc>
      </w:tr>
    </w:tbl>
    <w:p w14:paraId="00000199" w14:textId="77777777" w:rsidR="00F26E80" w:rsidRPr="00FA760A" w:rsidRDefault="00F26E80" w:rsidP="00A455DC">
      <w:pPr>
        <w:rPr>
          <w:b/>
        </w:rPr>
      </w:pPr>
    </w:p>
    <w:tbl>
      <w:tblPr>
        <w:tblStyle w:val="affffffe"/>
        <w:tblW w:w="15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995"/>
        <w:gridCol w:w="5580"/>
      </w:tblGrid>
      <w:tr w:rsidR="00F26E80" w:rsidRPr="00FA760A" w14:paraId="51C6E5D8" w14:textId="77777777">
        <w:trPr>
          <w:trHeight w:val="460"/>
        </w:trPr>
        <w:tc>
          <w:tcPr>
            <w:tcW w:w="2010" w:type="dxa"/>
            <w:shd w:val="clear" w:color="auto" w:fill="C9DAF8"/>
            <w:tcMar>
              <w:top w:w="100" w:type="dxa"/>
              <w:left w:w="100" w:type="dxa"/>
              <w:bottom w:w="100" w:type="dxa"/>
              <w:right w:w="100" w:type="dxa"/>
            </w:tcMar>
          </w:tcPr>
          <w:p w14:paraId="0000019A" w14:textId="77777777" w:rsidR="00F26E80" w:rsidRPr="00FA760A" w:rsidRDefault="00000000" w:rsidP="00A455DC">
            <w:pPr>
              <w:widowControl w:val="0"/>
              <w:jc w:val="center"/>
              <w:rPr>
                <w:b/>
              </w:rPr>
            </w:pPr>
            <w:r w:rsidRPr="00FA760A">
              <w:rPr>
                <w:b/>
              </w:rPr>
              <w:t>Tipo de recurso</w:t>
            </w:r>
          </w:p>
        </w:tc>
        <w:tc>
          <w:tcPr>
            <w:tcW w:w="13575" w:type="dxa"/>
            <w:gridSpan w:val="2"/>
            <w:shd w:val="clear" w:color="auto" w:fill="C9DAF8"/>
            <w:tcMar>
              <w:top w:w="100" w:type="dxa"/>
              <w:left w:w="100" w:type="dxa"/>
              <w:bottom w:w="100" w:type="dxa"/>
              <w:right w:w="100" w:type="dxa"/>
            </w:tcMar>
          </w:tcPr>
          <w:p w14:paraId="0000019B" w14:textId="77777777" w:rsidR="00F26E80" w:rsidRPr="00FA760A" w:rsidRDefault="00000000" w:rsidP="00A455DC">
            <w:pPr>
              <w:pStyle w:val="Ttulo"/>
              <w:widowControl w:val="0"/>
              <w:jc w:val="center"/>
              <w:rPr>
                <w:sz w:val="22"/>
                <w:szCs w:val="22"/>
              </w:rPr>
            </w:pPr>
            <w:r w:rsidRPr="00FA760A">
              <w:rPr>
                <w:sz w:val="22"/>
                <w:szCs w:val="22"/>
              </w:rPr>
              <w:t>Infografía interactiva Punto caliente</w:t>
            </w:r>
          </w:p>
        </w:tc>
      </w:tr>
      <w:tr w:rsidR="00F26E80" w:rsidRPr="00FA760A" w14:paraId="566C7B70" w14:textId="77777777">
        <w:trPr>
          <w:trHeight w:val="420"/>
        </w:trPr>
        <w:tc>
          <w:tcPr>
            <w:tcW w:w="2010" w:type="dxa"/>
            <w:shd w:val="clear" w:color="auto" w:fill="auto"/>
            <w:tcMar>
              <w:top w:w="100" w:type="dxa"/>
              <w:left w:w="100" w:type="dxa"/>
              <w:bottom w:w="100" w:type="dxa"/>
              <w:right w:w="100" w:type="dxa"/>
            </w:tcMar>
          </w:tcPr>
          <w:p w14:paraId="0000019D" w14:textId="77777777" w:rsidR="00F26E80" w:rsidRPr="00FA760A" w:rsidRDefault="00000000" w:rsidP="00A455DC">
            <w:pPr>
              <w:widowControl w:val="0"/>
              <w:rPr>
                <w:b/>
              </w:rPr>
            </w:pPr>
            <w:r w:rsidRPr="00FA760A">
              <w:rPr>
                <w:b/>
              </w:rPr>
              <w:lastRenderedPageBreak/>
              <w:t>Texto introductorio</w:t>
            </w:r>
          </w:p>
        </w:tc>
        <w:tc>
          <w:tcPr>
            <w:tcW w:w="13575" w:type="dxa"/>
            <w:gridSpan w:val="2"/>
            <w:shd w:val="clear" w:color="auto" w:fill="auto"/>
            <w:tcMar>
              <w:top w:w="100" w:type="dxa"/>
              <w:left w:w="100" w:type="dxa"/>
              <w:bottom w:w="100" w:type="dxa"/>
              <w:right w:w="100" w:type="dxa"/>
            </w:tcMar>
          </w:tcPr>
          <w:p w14:paraId="0000019E" w14:textId="2C183387" w:rsidR="00F26E80" w:rsidRPr="00FA760A" w:rsidRDefault="00000000" w:rsidP="00A455DC">
            <w:pPr>
              <w:widowControl w:val="0"/>
              <w:jc w:val="both"/>
              <w:rPr>
                <w:color w:val="666666"/>
              </w:rPr>
            </w:pPr>
            <w:r w:rsidRPr="00FA760A">
              <w:t xml:space="preserve">Uno de los temas más importantes de recolección de requisitos son los estándares que se trabajan en esta industria y mediante esta herramienta, </w:t>
            </w:r>
            <w:r w:rsidR="00F82724" w:rsidRPr="00FA760A">
              <w:t xml:space="preserve">se presentan las más usadas. </w:t>
            </w:r>
          </w:p>
        </w:tc>
      </w:tr>
      <w:tr w:rsidR="00F26E80" w:rsidRPr="00FA760A" w14:paraId="393827DE" w14:textId="77777777">
        <w:trPr>
          <w:trHeight w:val="420"/>
        </w:trPr>
        <w:tc>
          <w:tcPr>
            <w:tcW w:w="15585" w:type="dxa"/>
            <w:gridSpan w:val="3"/>
            <w:shd w:val="clear" w:color="auto" w:fill="auto"/>
            <w:tcMar>
              <w:top w:w="100" w:type="dxa"/>
              <w:left w:w="100" w:type="dxa"/>
              <w:bottom w:w="100" w:type="dxa"/>
              <w:right w:w="100" w:type="dxa"/>
            </w:tcMar>
          </w:tcPr>
          <w:p w14:paraId="000001A0" w14:textId="77777777" w:rsidR="00F26E80" w:rsidRPr="00FA760A" w:rsidRDefault="00000000" w:rsidP="00A455DC">
            <w:pPr>
              <w:widowControl w:val="0"/>
              <w:rPr>
                <w:b/>
              </w:rPr>
            </w:pPr>
            <w:r w:rsidRPr="00FA760A">
              <w:rPr>
                <w:b/>
              </w:rPr>
              <w:t>Imagen</w:t>
            </w:r>
          </w:p>
          <w:p w14:paraId="000001A1" w14:textId="77777777" w:rsidR="00F26E80" w:rsidRPr="00FA760A" w:rsidRDefault="00000000" w:rsidP="00A455DC">
            <w:pPr>
              <w:widowControl w:val="0"/>
              <w:jc w:val="center"/>
            </w:pPr>
            <w:r w:rsidRPr="00FA760A">
              <w:rPr>
                <w:noProof/>
              </w:rPr>
              <w:drawing>
                <wp:inline distT="0" distB="0" distL="0" distR="0" wp14:anchorId="60007AA2" wp14:editId="0D6D8F3E">
                  <wp:extent cx="3213909" cy="2287539"/>
                  <wp:effectExtent l="0" t="0" r="0" b="0"/>
                  <wp:docPr id="454" name="image9.jpg" descr="Garantizar la calidad del software y los datos"/>
                  <wp:cNvGraphicFramePr/>
                  <a:graphic xmlns:a="http://schemas.openxmlformats.org/drawingml/2006/main">
                    <a:graphicData uri="http://schemas.openxmlformats.org/drawingml/2006/picture">
                      <pic:pic xmlns:pic="http://schemas.openxmlformats.org/drawingml/2006/picture">
                        <pic:nvPicPr>
                          <pic:cNvPr id="0" name="image9.jpg" descr="Garantizar la calidad del software y los datos"/>
                          <pic:cNvPicPr preferRelativeResize="0"/>
                        </pic:nvPicPr>
                        <pic:blipFill>
                          <a:blip r:embed="rId74"/>
                          <a:srcRect/>
                          <a:stretch>
                            <a:fillRect/>
                          </a:stretch>
                        </pic:blipFill>
                        <pic:spPr>
                          <a:xfrm>
                            <a:off x="0" y="0"/>
                            <a:ext cx="3213909" cy="2287539"/>
                          </a:xfrm>
                          <a:prstGeom prst="rect">
                            <a:avLst/>
                          </a:prstGeom>
                          <a:ln/>
                        </pic:spPr>
                      </pic:pic>
                    </a:graphicData>
                  </a:graphic>
                </wp:inline>
              </w:drawing>
            </w:r>
            <w:r w:rsidRPr="00FA760A">
              <w:rPr>
                <w:noProof/>
              </w:rPr>
              <mc:AlternateContent>
                <mc:Choice Requires="wps">
                  <w:drawing>
                    <wp:anchor distT="0" distB="0" distL="114300" distR="114300" simplePos="0" relativeHeight="251658240" behindDoc="0" locked="0" layoutInCell="1" hidden="0" allowOverlap="1" wp14:anchorId="3F1CF0B3" wp14:editId="544ADF30">
                      <wp:simplePos x="0" y="0"/>
                      <wp:positionH relativeFrom="column">
                        <wp:posOffset>5638800</wp:posOffset>
                      </wp:positionH>
                      <wp:positionV relativeFrom="paragraph">
                        <wp:posOffset>508000</wp:posOffset>
                      </wp:positionV>
                      <wp:extent cx="752475" cy="558800"/>
                      <wp:effectExtent l="0" t="0" r="0" b="0"/>
                      <wp:wrapNone/>
                      <wp:docPr id="434" name="Flecha derecha 434"/>
                      <wp:cNvGraphicFramePr/>
                      <a:graphic xmlns:a="http://schemas.openxmlformats.org/drawingml/2006/main">
                        <a:graphicData uri="http://schemas.microsoft.com/office/word/2010/wordprocessingShape">
                          <wps:wsp>
                            <wps:cNvSpPr/>
                            <wps:spPr>
                              <a:xfrm>
                                <a:off x="5007863" y="3538700"/>
                                <a:ext cx="676275"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4AA0A87E"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3F1CF0B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434" o:spid="_x0000_s1026" type="#_x0000_t13" style="position:absolute;left:0;text-align:left;margin-left:444pt;margin-top:40pt;width:59.25pt;height:4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" adj="13893" fillcolor="#f79646 [3209]" strokecolor="#b46d33" strokeweight="2pt">
                      <v:stroke startarrowwidth="narrow" startarrowlength="short" endarrowwidth="narrow" endarrowlength="short" joinstyle="round"/>
                      <v:textbox inset="2.53958mm,2.53958mm,2.53958mm,2.53958mm">
                        <w:txbxContent>
                          <w:p w14:paraId="4AA0A87E"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59264" behindDoc="0" locked="0" layoutInCell="1" hidden="0" allowOverlap="1" wp14:anchorId="57611E4F" wp14:editId="43D4AFCA">
                      <wp:simplePos x="0" y="0"/>
                      <wp:positionH relativeFrom="column">
                        <wp:posOffset>3124200</wp:posOffset>
                      </wp:positionH>
                      <wp:positionV relativeFrom="paragraph">
                        <wp:posOffset>1257300</wp:posOffset>
                      </wp:positionV>
                      <wp:extent cx="752475" cy="558800"/>
                      <wp:effectExtent l="0" t="0" r="0" b="0"/>
                      <wp:wrapNone/>
                      <wp:docPr id="411" name="Flecha derecha 411"/>
                      <wp:cNvGraphicFramePr/>
                      <a:graphic xmlns:a="http://schemas.openxmlformats.org/drawingml/2006/main">
                        <a:graphicData uri="http://schemas.microsoft.com/office/word/2010/wordprocessingShape">
                          <wps:wsp>
                            <wps:cNvSpPr/>
                            <wps:spPr>
                              <a:xfrm>
                                <a:off x="5007863" y="3538700"/>
                                <a:ext cx="676275"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28A5A947"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7611E4F" id="Flecha derecha 411" o:spid="_x0000_s1027" type="#_x0000_t13" style="position:absolute;left:0;text-align:left;margin-left:246pt;margin-top:99pt;width:59.25pt;height: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" adj="13893" fillcolor="#f79646 [3209]" strokecolor="#b46d33" strokeweight="2pt">
                      <v:stroke startarrowwidth="narrow" startarrowlength="short" endarrowwidth="narrow" endarrowlength="short" joinstyle="round"/>
                      <v:textbox inset="2.53958mm,2.53958mm,2.53958mm,2.53958mm">
                        <w:txbxContent>
                          <w:p w14:paraId="28A5A947"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60288" behindDoc="0" locked="0" layoutInCell="1" hidden="0" allowOverlap="1" wp14:anchorId="5168B239" wp14:editId="388A0661">
                      <wp:simplePos x="0" y="0"/>
                      <wp:positionH relativeFrom="column">
                        <wp:posOffset>3060700</wp:posOffset>
                      </wp:positionH>
                      <wp:positionV relativeFrom="paragraph">
                        <wp:posOffset>1384300</wp:posOffset>
                      </wp:positionV>
                      <wp:extent cx="828675" cy="304800"/>
                      <wp:effectExtent l="0" t="0" r="0" b="0"/>
                      <wp:wrapNone/>
                      <wp:docPr id="435" name="Rectángulo 435"/>
                      <wp:cNvGraphicFramePr/>
                      <a:graphic xmlns:a="http://schemas.openxmlformats.org/drawingml/2006/main">
                        <a:graphicData uri="http://schemas.microsoft.com/office/word/2010/wordprocessingShape">
                          <wps:wsp>
                            <wps:cNvSpPr/>
                            <wps:spPr>
                              <a:xfrm>
                                <a:off x="4945950" y="3641888"/>
                                <a:ext cx="800100" cy="276225"/>
                              </a:xfrm>
                              <a:prstGeom prst="rect">
                                <a:avLst/>
                              </a:prstGeom>
                              <a:noFill/>
                              <a:ln>
                                <a:noFill/>
                              </a:ln>
                            </wps:spPr>
                            <wps:txbx>
                              <w:txbxContent>
                                <w:p w14:paraId="45829CBA" w14:textId="77777777" w:rsidR="00F26E80" w:rsidRDefault="00000000">
                                  <w:pPr>
                                    <w:spacing w:line="275" w:lineRule="auto"/>
                                    <w:textDirection w:val="btLr"/>
                                  </w:pPr>
                                  <w:r>
                                    <w:rPr>
                                      <w:color w:val="000000"/>
                                      <w:sz w:val="18"/>
                                    </w:rPr>
                                    <w:t>ISO 9001-3</w:t>
                                  </w:r>
                                </w:p>
                                <w:p w14:paraId="3EC3578C" w14:textId="77777777" w:rsidR="00F26E80" w:rsidRDefault="00F26E80">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5168B239" id="Rectángulo 435" o:spid="_x0000_s1028" style="position:absolute;left:0;text-align:left;margin-left:241pt;margin-top:109pt;width:65.2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" filled="f" stroked="f">
                      <v:textbox inset="2.53958mm,1.2694mm,2.53958mm,1.2694mm">
                        <w:txbxContent>
                          <w:p w14:paraId="45829CBA" w14:textId="77777777" w:rsidR="00F26E80" w:rsidRDefault="00000000">
                            <w:pPr>
                              <w:spacing w:line="275" w:lineRule="auto"/>
                              <w:textDirection w:val="btLr"/>
                            </w:pPr>
                            <w:r>
                              <w:rPr>
                                <w:color w:val="000000"/>
                                <w:sz w:val="18"/>
                              </w:rPr>
                              <w:t>ISO 9001-3</w:t>
                            </w:r>
                          </w:p>
                          <w:p w14:paraId="3EC3578C" w14:textId="77777777" w:rsidR="00F26E80" w:rsidRDefault="00F26E80">
                            <w:pPr>
                              <w:spacing w:line="275" w:lineRule="auto"/>
                              <w:textDirection w:val="btLr"/>
                            </w:pPr>
                          </w:p>
                        </w:txbxContent>
                      </v:textbox>
                    </v:rect>
                  </w:pict>
                </mc:Fallback>
              </mc:AlternateContent>
            </w:r>
            <w:r w:rsidRPr="00FA760A">
              <w:rPr>
                <w:noProof/>
              </w:rPr>
              <mc:AlternateContent>
                <mc:Choice Requires="wps">
                  <w:drawing>
                    <wp:anchor distT="0" distB="0" distL="114300" distR="114300" simplePos="0" relativeHeight="251661312" behindDoc="0" locked="0" layoutInCell="1" hidden="0" allowOverlap="1" wp14:anchorId="222390A1" wp14:editId="49703EB7">
                      <wp:simplePos x="0" y="0"/>
                      <wp:positionH relativeFrom="column">
                        <wp:posOffset>3149600</wp:posOffset>
                      </wp:positionH>
                      <wp:positionV relativeFrom="paragraph">
                        <wp:posOffset>520700</wp:posOffset>
                      </wp:positionV>
                      <wp:extent cx="752475" cy="558800"/>
                      <wp:effectExtent l="0" t="0" r="0" b="0"/>
                      <wp:wrapNone/>
                      <wp:docPr id="425" name="Flecha derecha 425"/>
                      <wp:cNvGraphicFramePr/>
                      <a:graphic xmlns:a="http://schemas.openxmlformats.org/drawingml/2006/main">
                        <a:graphicData uri="http://schemas.microsoft.com/office/word/2010/wordprocessingShape">
                          <wps:wsp>
                            <wps:cNvSpPr/>
                            <wps:spPr>
                              <a:xfrm>
                                <a:off x="5007863" y="3538700"/>
                                <a:ext cx="676275"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569D4923"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22390A1" id="Flecha derecha 425" o:spid="_x0000_s1029" type="#_x0000_t13" style="position:absolute;left:0;text-align:left;margin-left:248pt;margin-top:41pt;width:59.25pt;height:4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" adj="13893" fillcolor="#f79646 [3209]" strokecolor="#b46d33" strokeweight="2pt">
                      <v:stroke startarrowwidth="narrow" startarrowlength="short" endarrowwidth="narrow" endarrowlength="short" joinstyle="round"/>
                      <v:textbox inset="2.53958mm,2.53958mm,2.53958mm,2.53958mm">
                        <w:txbxContent>
                          <w:p w14:paraId="569D4923"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62336" behindDoc="0" locked="0" layoutInCell="1" hidden="0" allowOverlap="1" wp14:anchorId="7222BE3B" wp14:editId="39E8CFC6">
                      <wp:simplePos x="0" y="0"/>
                      <wp:positionH relativeFrom="column">
                        <wp:posOffset>3060700</wp:posOffset>
                      </wp:positionH>
                      <wp:positionV relativeFrom="paragraph">
                        <wp:posOffset>635000</wp:posOffset>
                      </wp:positionV>
                      <wp:extent cx="828675" cy="304800"/>
                      <wp:effectExtent l="0" t="0" r="0" b="0"/>
                      <wp:wrapNone/>
                      <wp:docPr id="439" name="Rectángulo 439"/>
                      <wp:cNvGraphicFramePr/>
                      <a:graphic xmlns:a="http://schemas.openxmlformats.org/drawingml/2006/main">
                        <a:graphicData uri="http://schemas.microsoft.com/office/word/2010/wordprocessingShape">
                          <wps:wsp>
                            <wps:cNvSpPr/>
                            <wps:spPr>
                              <a:xfrm>
                                <a:off x="4945950" y="3641888"/>
                                <a:ext cx="800100" cy="276225"/>
                              </a:xfrm>
                              <a:prstGeom prst="rect">
                                <a:avLst/>
                              </a:prstGeom>
                              <a:noFill/>
                              <a:ln>
                                <a:noFill/>
                              </a:ln>
                            </wps:spPr>
                            <wps:txbx>
                              <w:txbxContent>
                                <w:p w14:paraId="78DB62FF" w14:textId="77777777" w:rsidR="00F26E80" w:rsidRDefault="00000000">
                                  <w:pPr>
                                    <w:spacing w:line="275" w:lineRule="auto"/>
                                    <w:textDirection w:val="btLr"/>
                                  </w:pPr>
                                  <w:r>
                                    <w:rPr>
                                      <w:color w:val="000000"/>
                                      <w:sz w:val="18"/>
                                    </w:rPr>
                                    <w:t>ISO 9004-2</w:t>
                                  </w:r>
                                </w:p>
                                <w:p w14:paraId="1371CF1E" w14:textId="77777777" w:rsidR="00F26E80" w:rsidRDefault="00F26E80">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7222BE3B" id="Rectángulo 439" o:spid="_x0000_s1030" style="position:absolute;left:0;text-align:left;margin-left:241pt;margin-top:50pt;width:65.25pt;height: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" filled="f" stroked="f">
                      <v:textbox inset="2.53958mm,1.2694mm,2.53958mm,1.2694mm">
                        <w:txbxContent>
                          <w:p w14:paraId="78DB62FF" w14:textId="77777777" w:rsidR="00F26E80" w:rsidRDefault="00000000">
                            <w:pPr>
                              <w:spacing w:line="275" w:lineRule="auto"/>
                              <w:textDirection w:val="btLr"/>
                            </w:pPr>
                            <w:r>
                              <w:rPr>
                                <w:color w:val="000000"/>
                                <w:sz w:val="18"/>
                              </w:rPr>
                              <w:t>ISO 9004-2</w:t>
                            </w:r>
                          </w:p>
                          <w:p w14:paraId="1371CF1E" w14:textId="77777777" w:rsidR="00F26E80" w:rsidRDefault="00F26E80">
                            <w:pPr>
                              <w:spacing w:line="275" w:lineRule="auto"/>
                              <w:textDirection w:val="btLr"/>
                            </w:pPr>
                          </w:p>
                        </w:txbxContent>
                      </v:textbox>
                    </v:rect>
                  </w:pict>
                </mc:Fallback>
              </mc:AlternateContent>
            </w:r>
            <w:r w:rsidRPr="00FA760A">
              <w:rPr>
                <w:noProof/>
              </w:rPr>
              <mc:AlternateContent>
                <mc:Choice Requires="wps">
                  <w:drawing>
                    <wp:anchor distT="0" distB="0" distL="114300" distR="114300" simplePos="0" relativeHeight="251663360" behindDoc="0" locked="0" layoutInCell="1" hidden="0" allowOverlap="1" wp14:anchorId="3377BFF7" wp14:editId="140C22D3">
                      <wp:simplePos x="0" y="0"/>
                      <wp:positionH relativeFrom="column">
                        <wp:posOffset>5295900</wp:posOffset>
                      </wp:positionH>
                      <wp:positionV relativeFrom="paragraph">
                        <wp:posOffset>1562100</wp:posOffset>
                      </wp:positionV>
                      <wp:extent cx="752475" cy="608724"/>
                      <wp:effectExtent l="0" t="0" r="0" b="0"/>
                      <wp:wrapNone/>
                      <wp:docPr id="423" name="Flecha derecha 423"/>
                      <wp:cNvGraphicFramePr/>
                      <a:graphic xmlns:a="http://schemas.openxmlformats.org/drawingml/2006/main">
                        <a:graphicData uri="http://schemas.microsoft.com/office/word/2010/wordprocessingShape">
                          <wps:wsp>
                            <wps:cNvSpPr/>
                            <wps:spPr>
                              <a:xfrm>
                                <a:off x="5007863" y="3513738"/>
                                <a:ext cx="676275" cy="532524"/>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0BE81324"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3377BFF7" id="Flecha derecha 423" o:spid="_x0000_s1031" type="#_x0000_t13" style="position:absolute;left:0;text-align:left;margin-left:417pt;margin-top:123pt;width:59.25pt;height:47.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" adj="13096" fillcolor="#f79646 [3209]" strokecolor="#b46d33" strokeweight="2pt">
                      <v:stroke startarrowwidth="narrow" startarrowlength="short" endarrowwidth="narrow" endarrowlength="short" joinstyle="round"/>
                      <v:textbox inset="2.53958mm,2.53958mm,2.53958mm,2.53958mm">
                        <w:txbxContent>
                          <w:p w14:paraId="0BE81324"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64384" behindDoc="0" locked="0" layoutInCell="1" hidden="0" allowOverlap="1" wp14:anchorId="30A0C60E" wp14:editId="22DAD2EA">
                      <wp:simplePos x="0" y="0"/>
                      <wp:positionH relativeFrom="column">
                        <wp:posOffset>5245100</wp:posOffset>
                      </wp:positionH>
                      <wp:positionV relativeFrom="paragraph">
                        <wp:posOffset>1676400</wp:posOffset>
                      </wp:positionV>
                      <wp:extent cx="828675" cy="400050"/>
                      <wp:effectExtent l="0" t="0" r="0" b="0"/>
                      <wp:wrapNone/>
                      <wp:docPr id="413" name="Rectángulo 413"/>
                      <wp:cNvGraphicFramePr/>
                      <a:graphic xmlns:a="http://schemas.openxmlformats.org/drawingml/2006/main">
                        <a:graphicData uri="http://schemas.microsoft.com/office/word/2010/wordprocessingShape">
                          <wps:wsp>
                            <wps:cNvSpPr/>
                            <wps:spPr>
                              <a:xfrm>
                                <a:off x="4945950" y="3594263"/>
                                <a:ext cx="800100" cy="371475"/>
                              </a:xfrm>
                              <a:prstGeom prst="rect">
                                <a:avLst/>
                              </a:prstGeom>
                              <a:noFill/>
                              <a:ln>
                                <a:noFill/>
                              </a:ln>
                            </wps:spPr>
                            <wps:txbx>
                              <w:txbxContent>
                                <w:p w14:paraId="5074D9B0" w14:textId="77777777" w:rsidR="00F26E80" w:rsidRDefault="00000000">
                                  <w:pPr>
                                    <w:spacing w:line="275" w:lineRule="auto"/>
                                    <w:textDirection w:val="btLr"/>
                                  </w:pPr>
                                  <w:r>
                                    <w:rPr>
                                      <w:color w:val="000000"/>
                                      <w:sz w:val="18"/>
                                    </w:rPr>
                                    <w:t>ISO/IEC 33000</w:t>
                                  </w:r>
                                </w:p>
                              </w:txbxContent>
                            </wps:txbx>
                            <wps:bodyPr spcFirstLastPara="1" wrap="square" lIns="91425" tIns="45700" rIns="91425" bIns="45700" anchor="t" anchorCtr="0">
                              <a:noAutofit/>
                            </wps:bodyPr>
                          </wps:wsp>
                        </a:graphicData>
                      </a:graphic>
                    </wp:anchor>
                  </w:drawing>
                </mc:Choice>
                <mc:Fallback>
                  <w:pict>
                    <v:rect w14:anchorId="30A0C60E" id="Rectángulo 413" o:spid="_x0000_s1032" style="position:absolute;left:0;text-align:left;margin-left:413pt;margin-top:132pt;width:65.25pt;height: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" filled="f" stroked="f">
                      <v:textbox inset="2.53958mm,1.2694mm,2.53958mm,1.2694mm">
                        <w:txbxContent>
                          <w:p w14:paraId="5074D9B0" w14:textId="77777777" w:rsidR="00F26E80" w:rsidRDefault="00000000">
                            <w:pPr>
                              <w:spacing w:line="275" w:lineRule="auto"/>
                              <w:textDirection w:val="btLr"/>
                            </w:pPr>
                            <w:r>
                              <w:rPr>
                                <w:color w:val="000000"/>
                                <w:sz w:val="18"/>
                              </w:rPr>
                              <w:t>ISO/IEC 33000</w:t>
                            </w:r>
                          </w:p>
                        </w:txbxContent>
                      </v:textbox>
                    </v:rect>
                  </w:pict>
                </mc:Fallback>
              </mc:AlternateContent>
            </w:r>
            <w:r w:rsidRPr="00FA760A">
              <w:rPr>
                <w:noProof/>
              </w:rPr>
              <mc:AlternateContent>
                <mc:Choice Requires="wps">
                  <w:drawing>
                    <wp:anchor distT="0" distB="0" distL="114300" distR="114300" simplePos="0" relativeHeight="251665408" behindDoc="0" locked="0" layoutInCell="1" hidden="0" allowOverlap="1" wp14:anchorId="3FDA2DF4" wp14:editId="3021C667">
                      <wp:simplePos x="0" y="0"/>
                      <wp:positionH relativeFrom="column">
                        <wp:posOffset>5575300</wp:posOffset>
                      </wp:positionH>
                      <wp:positionV relativeFrom="paragraph">
                        <wp:posOffset>635000</wp:posOffset>
                      </wp:positionV>
                      <wp:extent cx="828675" cy="304800"/>
                      <wp:effectExtent l="0" t="0" r="0" b="0"/>
                      <wp:wrapNone/>
                      <wp:docPr id="418" name="Rectángulo 418"/>
                      <wp:cNvGraphicFramePr/>
                      <a:graphic xmlns:a="http://schemas.openxmlformats.org/drawingml/2006/main">
                        <a:graphicData uri="http://schemas.microsoft.com/office/word/2010/wordprocessingShape">
                          <wps:wsp>
                            <wps:cNvSpPr/>
                            <wps:spPr>
                              <a:xfrm>
                                <a:off x="4945950" y="3641888"/>
                                <a:ext cx="800100" cy="276225"/>
                              </a:xfrm>
                              <a:prstGeom prst="rect">
                                <a:avLst/>
                              </a:prstGeom>
                              <a:noFill/>
                              <a:ln>
                                <a:noFill/>
                              </a:ln>
                            </wps:spPr>
                            <wps:txbx>
                              <w:txbxContent>
                                <w:p w14:paraId="5DFB6A80" w14:textId="77777777" w:rsidR="00F26E80" w:rsidRDefault="00000000">
                                  <w:pPr>
                                    <w:spacing w:line="275" w:lineRule="auto"/>
                                    <w:textDirection w:val="btLr"/>
                                  </w:pPr>
                                  <w:r>
                                    <w:rPr>
                                      <w:color w:val="000000"/>
                                      <w:sz w:val="18"/>
                                    </w:rPr>
                                    <w:t>ISO 9001</w:t>
                                  </w:r>
                                </w:p>
                                <w:p w14:paraId="1131A94A" w14:textId="77777777" w:rsidR="00F26E80" w:rsidRDefault="00F26E80">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3FDA2DF4" id="Rectángulo 418" o:spid="_x0000_s1033" style="position:absolute;left:0;text-align:left;margin-left:439pt;margin-top:50pt;width:65.2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" filled="f" stroked="f">
                      <v:textbox inset="2.53958mm,1.2694mm,2.53958mm,1.2694mm">
                        <w:txbxContent>
                          <w:p w14:paraId="5DFB6A80" w14:textId="77777777" w:rsidR="00F26E80" w:rsidRDefault="00000000">
                            <w:pPr>
                              <w:spacing w:line="275" w:lineRule="auto"/>
                              <w:textDirection w:val="btLr"/>
                            </w:pPr>
                            <w:r>
                              <w:rPr>
                                <w:color w:val="000000"/>
                                <w:sz w:val="18"/>
                              </w:rPr>
                              <w:t>ISO 9001</w:t>
                            </w:r>
                          </w:p>
                          <w:p w14:paraId="1131A94A" w14:textId="77777777" w:rsidR="00F26E80" w:rsidRDefault="00F26E80">
                            <w:pPr>
                              <w:spacing w:line="275" w:lineRule="auto"/>
                              <w:textDirection w:val="btLr"/>
                            </w:pPr>
                          </w:p>
                        </w:txbxContent>
                      </v:textbox>
                    </v:rect>
                  </w:pict>
                </mc:Fallback>
              </mc:AlternateContent>
            </w:r>
          </w:p>
          <w:p w14:paraId="000001A2" w14:textId="77777777" w:rsidR="00F26E80" w:rsidRPr="00FA760A" w:rsidRDefault="00000000" w:rsidP="00A455DC">
            <w:pPr>
              <w:widowControl w:val="0"/>
            </w:pPr>
            <w:r w:rsidRPr="00FA760A">
              <w:t xml:space="preserve">Imagen de referencia </w:t>
            </w:r>
          </w:p>
          <w:p w14:paraId="000001A3" w14:textId="39F87123" w:rsidR="00F26E80" w:rsidRPr="00FA760A" w:rsidRDefault="00000000" w:rsidP="00A455DC">
            <w:pPr>
              <w:widowControl w:val="0"/>
              <w:rPr>
                <w:color w:val="999999"/>
              </w:rPr>
            </w:pPr>
            <w:hyperlink r:id="rId75">
              <w:r w:rsidRPr="00FA760A">
                <w:rPr>
                  <w:color w:val="0000FF"/>
                  <w:u w:val="single"/>
                </w:rPr>
                <w:t>https://revista.aenor.com/370/garantizar-la-calidad-del-</w:t>
              </w:r>
              <w:r w:rsidR="00A455DC" w:rsidRPr="00FA760A">
                <w:rPr>
                  <w:i/>
                  <w:iCs/>
                  <w:color w:val="0000FF"/>
                  <w:u w:val="single"/>
                </w:rPr>
                <w:t>software</w:t>
              </w:r>
              <w:r w:rsidRPr="00FA760A">
                <w:rPr>
                  <w:color w:val="0000FF"/>
                  <w:u w:val="single"/>
                </w:rPr>
                <w:t>-y-los-datos.html</w:t>
              </w:r>
            </w:hyperlink>
          </w:p>
        </w:tc>
      </w:tr>
      <w:tr w:rsidR="00F26E80" w:rsidRPr="00FA760A" w14:paraId="3A5E3B07" w14:textId="77777777">
        <w:trPr>
          <w:trHeight w:val="420"/>
        </w:trPr>
        <w:tc>
          <w:tcPr>
            <w:tcW w:w="2010" w:type="dxa"/>
            <w:shd w:val="clear" w:color="auto" w:fill="auto"/>
            <w:tcMar>
              <w:top w:w="100" w:type="dxa"/>
              <w:left w:w="100" w:type="dxa"/>
              <w:bottom w:w="100" w:type="dxa"/>
              <w:right w:w="100" w:type="dxa"/>
            </w:tcMar>
          </w:tcPr>
          <w:p w14:paraId="000001A6" w14:textId="77777777" w:rsidR="00F26E80" w:rsidRPr="00FA760A" w:rsidRDefault="00000000" w:rsidP="00A455DC">
            <w:pPr>
              <w:widowControl w:val="0"/>
              <w:rPr>
                <w:b/>
              </w:rPr>
            </w:pPr>
            <w:r w:rsidRPr="00FA760A">
              <w:rPr>
                <w:b/>
              </w:rPr>
              <w:t>Código de la imagen</w:t>
            </w:r>
          </w:p>
        </w:tc>
        <w:tc>
          <w:tcPr>
            <w:tcW w:w="13575" w:type="dxa"/>
            <w:gridSpan w:val="2"/>
            <w:shd w:val="clear" w:color="auto" w:fill="auto"/>
            <w:tcMar>
              <w:top w:w="100" w:type="dxa"/>
              <w:left w:w="100" w:type="dxa"/>
              <w:bottom w:w="100" w:type="dxa"/>
              <w:right w:w="100" w:type="dxa"/>
            </w:tcMar>
          </w:tcPr>
          <w:p w14:paraId="000001A7" w14:textId="77777777" w:rsidR="00F26E80" w:rsidRPr="00FA760A" w:rsidRDefault="00000000" w:rsidP="00A455DC">
            <w:pPr>
              <w:widowControl w:val="0"/>
            </w:pPr>
            <w:r w:rsidRPr="00FA760A">
              <w:t>228130_i33</w:t>
            </w:r>
          </w:p>
        </w:tc>
      </w:tr>
      <w:tr w:rsidR="00F26E80" w:rsidRPr="00FA760A" w14:paraId="02C43523" w14:textId="77777777">
        <w:tc>
          <w:tcPr>
            <w:tcW w:w="2010" w:type="dxa"/>
            <w:shd w:val="clear" w:color="auto" w:fill="auto"/>
            <w:tcMar>
              <w:top w:w="100" w:type="dxa"/>
              <w:left w:w="100" w:type="dxa"/>
              <w:bottom w:w="100" w:type="dxa"/>
              <w:right w:w="100" w:type="dxa"/>
            </w:tcMar>
          </w:tcPr>
          <w:p w14:paraId="000001A9" w14:textId="77777777" w:rsidR="00F26E80" w:rsidRPr="00FA760A" w:rsidRDefault="00000000" w:rsidP="00A455DC">
            <w:pPr>
              <w:widowControl w:val="0"/>
              <w:rPr>
                <w:b/>
              </w:rPr>
            </w:pPr>
            <w:r w:rsidRPr="00FA760A">
              <w:rPr>
                <w:b/>
              </w:rPr>
              <w:t>Punto caliente 1</w:t>
            </w:r>
          </w:p>
        </w:tc>
        <w:tc>
          <w:tcPr>
            <w:tcW w:w="7995" w:type="dxa"/>
            <w:shd w:val="clear" w:color="auto" w:fill="auto"/>
            <w:tcMar>
              <w:top w:w="100" w:type="dxa"/>
              <w:left w:w="100" w:type="dxa"/>
              <w:bottom w:w="100" w:type="dxa"/>
              <w:right w:w="100" w:type="dxa"/>
            </w:tcMar>
          </w:tcPr>
          <w:p w14:paraId="000001AA" w14:textId="77777777" w:rsidR="00F26E80" w:rsidRPr="00FA760A" w:rsidRDefault="00000000" w:rsidP="00A455DC">
            <w:pPr>
              <w:widowControl w:val="0"/>
              <w:rPr>
                <w:color w:val="666666"/>
              </w:rPr>
            </w:pPr>
            <w:r w:rsidRPr="00FA760A">
              <w:rPr>
                <w:rFonts w:eastAsia="Helvetica Neue"/>
                <w:color w:val="000000"/>
              </w:rPr>
              <w:t>ISO 9001: Dedicado al diseño en el desarrollo de un producto</w:t>
            </w:r>
            <w:r w:rsidRPr="00FA760A">
              <w:rPr>
                <w:color w:val="666666"/>
              </w:rPr>
              <w:t xml:space="preserve"> </w:t>
            </w:r>
          </w:p>
        </w:tc>
        <w:tc>
          <w:tcPr>
            <w:tcW w:w="5580" w:type="dxa"/>
            <w:shd w:val="clear" w:color="auto" w:fill="auto"/>
            <w:tcMar>
              <w:top w:w="100" w:type="dxa"/>
              <w:left w:w="100" w:type="dxa"/>
              <w:bottom w:w="100" w:type="dxa"/>
              <w:right w:w="100" w:type="dxa"/>
            </w:tcMar>
          </w:tcPr>
          <w:p w14:paraId="000001AB" w14:textId="77777777" w:rsidR="00F26E80" w:rsidRPr="00FA760A" w:rsidRDefault="00000000" w:rsidP="00A455DC">
            <w:pPr>
              <w:widowControl w:val="0"/>
              <w:rPr>
                <w:color w:val="666666"/>
              </w:rPr>
            </w:pPr>
            <w:r w:rsidRPr="00FA760A">
              <w:rPr>
                <w:noProof/>
              </w:rPr>
              <mc:AlternateContent>
                <mc:Choice Requires="wps">
                  <w:drawing>
                    <wp:anchor distT="0" distB="0" distL="114300" distR="114300" simplePos="0" relativeHeight="251666432" behindDoc="0" locked="0" layoutInCell="1" hidden="0" allowOverlap="1" wp14:anchorId="1AC53250" wp14:editId="1A27F930">
                      <wp:simplePos x="0" y="0"/>
                      <wp:positionH relativeFrom="column">
                        <wp:posOffset>101601</wp:posOffset>
                      </wp:positionH>
                      <wp:positionV relativeFrom="paragraph">
                        <wp:posOffset>-12699</wp:posOffset>
                      </wp:positionV>
                      <wp:extent cx="752475" cy="558800"/>
                      <wp:effectExtent l="0" t="0" r="0" b="0"/>
                      <wp:wrapNone/>
                      <wp:docPr id="441" name="Flecha derecha 441"/>
                      <wp:cNvGraphicFramePr/>
                      <a:graphic xmlns:a="http://schemas.openxmlformats.org/drawingml/2006/main">
                        <a:graphicData uri="http://schemas.microsoft.com/office/word/2010/wordprocessingShape">
                          <wps:wsp>
                            <wps:cNvSpPr/>
                            <wps:spPr>
                              <a:xfrm>
                                <a:off x="5007863" y="3538700"/>
                                <a:ext cx="676275"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14ECDBE9"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AC53250" id="Flecha derecha 441" o:spid="_x0000_s1034" type="#_x0000_t13" style="position:absolute;margin-left:8pt;margin-top:-1pt;width:59.25pt;height: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" adj="13893" fillcolor="#f79646 [3209]" strokecolor="#b46d33" strokeweight="2pt">
                      <v:stroke startarrowwidth="narrow" startarrowlength="short" endarrowwidth="narrow" endarrowlength="short" joinstyle="round"/>
                      <v:textbox inset="2.53958mm,2.53958mm,2.53958mm,2.53958mm">
                        <w:txbxContent>
                          <w:p w14:paraId="14ECDBE9"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67456" behindDoc="0" locked="0" layoutInCell="1" hidden="0" allowOverlap="1" wp14:anchorId="0A8F5CEA" wp14:editId="38EC3282">
                      <wp:simplePos x="0" y="0"/>
                      <wp:positionH relativeFrom="column">
                        <wp:posOffset>50801</wp:posOffset>
                      </wp:positionH>
                      <wp:positionV relativeFrom="paragraph">
                        <wp:posOffset>76200</wp:posOffset>
                      </wp:positionV>
                      <wp:extent cx="828675" cy="304800"/>
                      <wp:effectExtent l="0" t="0" r="0" b="0"/>
                      <wp:wrapNone/>
                      <wp:docPr id="436" name="Rectángulo 436"/>
                      <wp:cNvGraphicFramePr/>
                      <a:graphic xmlns:a="http://schemas.openxmlformats.org/drawingml/2006/main">
                        <a:graphicData uri="http://schemas.microsoft.com/office/word/2010/wordprocessingShape">
                          <wps:wsp>
                            <wps:cNvSpPr/>
                            <wps:spPr>
                              <a:xfrm>
                                <a:off x="4945950" y="3641888"/>
                                <a:ext cx="800100" cy="276225"/>
                              </a:xfrm>
                              <a:prstGeom prst="rect">
                                <a:avLst/>
                              </a:prstGeom>
                              <a:noFill/>
                              <a:ln>
                                <a:noFill/>
                              </a:ln>
                            </wps:spPr>
                            <wps:txbx>
                              <w:txbxContent>
                                <w:p w14:paraId="7A09E7A4" w14:textId="77777777" w:rsidR="00F26E80" w:rsidRDefault="00000000">
                                  <w:pPr>
                                    <w:spacing w:line="275" w:lineRule="auto"/>
                                    <w:textDirection w:val="btLr"/>
                                  </w:pPr>
                                  <w:r>
                                    <w:rPr>
                                      <w:color w:val="000000"/>
                                      <w:sz w:val="18"/>
                                    </w:rPr>
                                    <w:t>ISO 9001</w:t>
                                  </w:r>
                                </w:p>
                                <w:p w14:paraId="69086980" w14:textId="77777777" w:rsidR="00F26E80" w:rsidRDefault="00F26E80">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A8F5CEA" id="Rectángulo 436" o:spid="_x0000_s1035" style="position:absolute;margin-left:4pt;margin-top:6pt;width:65.25pt;height:2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" filled="f" stroked="f">
                      <v:textbox inset="2.53958mm,1.2694mm,2.53958mm,1.2694mm">
                        <w:txbxContent>
                          <w:p w14:paraId="7A09E7A4" w14:textId="77777777" w:rsidR="00F26E80" w:rsidRDefault="00000000">
                            <w:pPr>
                              <w:spacing w:line="275" w:lineRule="auto"/>
                              <w:textDirection w:val="btLr"/>
                            </w:pPr>
                            <w:r>
                              <w:rPr>
                                <w:color w:val="000000"/>
                                <w:sz w:val="18"/>
                              </w:rPr>
                              <w:t>ISO 9001</w:t>
                            </w:r>
                          </w:p>
                          <w:p w14:paraId="69086980" w14:textId="77777777" w:rsidR="00F26E80" w:rsidRDefault="00F26E80">
                            <w:pPr>
                              <w:spacing w:line="275" w:lineRule="auto"/>
                              <w:textDirection w:val="btLr"/>
                            </w:pPr>
                          </w:p>
                        </w:txbxContent>
                      </v:textbox>
                    </v:rect>
                  </w:pict>
                </mc:Fallback>
              </mc:AlternateContent>
            </w:r>
          </w:p>
          <w:p w14:paraId="000001AC" w14:textId="77777777" w:rsidR="00F26E80" w:rsidRPr="00FA760A" w:rsidRDefault="00F26E80" w:rsidP="00A455DC">
            <w:pPr>
              <w:widowControl w:val="0"/>
              <w:rPr>
                <w:color w:val="666666"/>
              </w:rPr>
            </w:pPr>
          </w:p>
          <w:p w14:paraId="000001AD" w14:textId="77777777" w:rsidR="00F26E80" w:rsidRPr="00FA760A" w:rsidRDefault="00F26E80" w:rsidP="00A455DC">
            <w:pPr>
              <w:widowControl w:val="0"/>
              <w:rPr>
                <w:color w:val="666666"/>
              </w:rPr>
            </w:pPr>
          </w:p>
        </w:tc>
      </w:tr>
      <w:tr w:rsidR="00F26E80" w:rsidRPr="00FA760A" w14:paraId="3CE3E7CC" w14:textId="77777777">
        <w:tc>
          <w:tcPr>
            <w:tcW w:w="2010" w:type="dxa"/>
            <w:shd w:val="clear" w:color="auto" w:fill="auto"/>
            <w:tcMar>
              <w:top w:w="100" w:type="dxa"/>
              <w:left w:w="100" w:type="dxa"/>
              <w:bottom w:w="100" w:type="dxa"/>
              <w:right w:w="100" w:type="dxa"/>
            </w:tcMar>
          </w:tcPr>
          <w:p w14:paraId="000001AE" w14:textId="77777777" w:rsidR="00F26E80" w:rsidRPr="00FA760A" w:rsidRDefault="00000000" w:rsidP="00A455DC">
            <w:pPr>
              <w:widowControl w:val="0"/>
              <w:rPr>
                <w:b/>
              </w:rPr>
            </w:pPr>
            <w:r w:rsidRPr="00FA760A">
              <w:rPr>
                <w:b/>
              </w:rPr>
              <w:t>Punto caliente 2</w:t>
            </w:r>
          </w:p>
        </w:tc>
        <w:tc>
          <w:tcPr>
            <w:tcW w:w="7995" w:type="dxa"/>
            <w:shd w:val="clear" w:color="auto" w:fill="auto"/>
            <w:tcMar>
              <w:top w:w="100" w:type="dxa"/>
              <w:left w:w="100" w:type="dxa"/>
              <w:bottom w:w="100" w:type="dxa"/>
              <w:right w:w="100" w:type="dxa"/>
            </w:tcMar>
          </w:tcPr>
          <w:p w14:paraId="000001AF" w14:textId="0B192B54" w:rsidR="00F26E80" w:rsidRPr="00FA760A" w:rsidRDefault="00000000" w:rsidP="00A455DC">
            <w:pPr>
              <w:spacing w:after="120"/>
              <w:jc w:val="both"/>
              <w:rPr>
                <w:rFonts w:eastAsia="Helvetica Neue"/>
                <w:color w:val="000000"/>
              </w:rPr>
            </w:pPr>
            <w:r w:rsidRPr="00FA760A">
              <w:rPr>
                <w:rFonts w:eastAsia="Helvetica Neue"/>
                <w:color w:val="000000"/>
              </w:rPr>
              <w:t xml:space="preserve">ISO 9000-3: Documento específico que aplica el ISO 9001 al desarrollador de </w:t>
            </w:r>
            <w:r w:rsidR="00A455DC" w:rsidRPr="00FA760A">
              <w:rPr>
                <w:rFonts w:eastAsia="Helvetica Neue"/>
                <w:i/>
                <w:iCs/>
                <w:color w:val="000000"/>
              </w:rPr>
              <w:t>software</w:t>
            </w:r>
            <w:r w:rsidRPr="00FA760A">
              <w:rPr>
                <w:rFonts w:eastAsia="Helvetica Neue"/>
                <w:color w:val="000000"/>
              </w:rPr>
              <w:t>.</w:t>
            </w:r>
          </w:p>
          <w:p w14:paraId="000001B0" w14:textId="77777777" w:rsidR="00F26E80" w:rsidRPr="00FA760A" w:rsidRDefault="00F26E80" w:rsidP="00A455DC">
            <w:pPr>
              <w:widowControl w:val="0"/>
              <w:rPr>
                <w:color w:val="666666"/>
              </w:rPr>
            </w:pPr>
          </w:p>
        </w:tc>
        <w:tc>
          <w:tcPr>
            <w:tcW w:w="5580" w:type="dxa"/>
            <w:shd w:val="clear" w:color="auto" w:fill="auto"/>
            <w:tcMar>
              <w:top w:w="100" w:type="dxa"/>
              <w:left w:w="100" w:type="dxa"/>
              <w:bottom w:w="100" w:type="dxa"/>
              <w:right w:w="100" w:type="dxa"/>
            </w:tcMar>
          </w:tcPr>
          <w:p w14:paraId="000001B1" w14:textId="77777777" w:rsidR="00F26E80" w:rsidRPr="00FA760A" w:rsidRDefault="00000000" w:rsidP="00A455DC">
            <w:pPr>
              <w:widowControl w:val="0"/>
              <w:rPr>
                <w:color w:val="666666"/>
              </w:rPr>
            </w:pPr>
            <w:r w:rsidRPr="00FA760A">
              <w:rPr>
                <w:noProof/>
              </w:rPr>
              <mc:AlternateContent>
                <mc:Choice Requires="wps">
                  <w:drawing>
                    <wp:anchor distT="0" distB="0" distL="114300" distR="114300" simplePos="0" relativeHeight="251668480" behindDoc="0" locked="0" layoutInCell="1" hidden="0" allowOverlap="1" wp14:anchorId="585A733A" wp14:editId="21035549">
                      <wp:simplePos x="0" y="0"/>
                      <wp:positionH relativeFrom="column">
                        <wp:posOffset>63501</wp:posOffset>
                      </wp:positionH>
                      <wp:positionV relativeFrom="paragraph">
                        <wp:posOffset>-12699</wp:posOffset>
                      </wp:positionV>
                      <wp:extent cx="752475" cy="558800"/>
                      <wp:effectExtent l="0" t="0" r="0" b="0"/>
                      <wp:wrapNone/>
                      <wp:docPr id="415" name="Flecha derecha 415"/>
                      <wp:cNvGraphicFramePr/>
                      <a:graphic xmlns:a="http://schemas.openxmlformats.org/drawingml/2006/main">
                        <a:graphicData uri="http://schemas.microsoft.com/office/word/2010/wordprocessingShape">
                          <wps:wsp>
                            <wps:cNvSpPr/>
                            <wps:spPr>
                              <a:xfrm>
                                <a:off x="5007863" y="3538700"/>
                                <a:ext cx="676275"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7123C263"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85A733A" id="Flecha derecha 415" o:spid="_x0000_s1036" type="#_x0000_t13" style="position:absolute;margin-left:5pt;margin-top:-1pt;width:59.25pt;height: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" adj="13893" fillcolor="#f79646 [3209]" strokecolor="#b46d33" strokeweight="2pt">
                      <v:stroke startarrowwidth="narrow" startarrowlength="short" endarrowwidth="narrow" endarrowlength="short" joinstyle="round"/>
                      <v:textbox inset="2.53958mm,2.53958mm,2.53958mm,2.53958mm">
                        <w:txbxContent>
                          <w:p w14:paraId="7123C263"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69504" behindDoc="0" locked="0" layoutInCell="1" hidden="0" allowOverlap="1" wp14:anchorId="17EB8380" wp14:editId="41207EE5">
                      <wp:simplePos x="0" y="0"/>
                      <wp:positionH relativeFrom="column">
                        <wp:posOffset>1</wp:posOffset>
                      </wp:positionH>
                      <wp:positionV relativeFrom="paragraph">
                        <wp:posOffset>88900</wp:posOffset>
                      </wp:positionV>
                      <wp:extent cx="828675" cy="304800"/>
                      <wp:effectExtent l="0" t="0" r="0" b="0"/>
                      <wp:wrapNone/>
                      <wp:docPr id="429" name="Rectángulo 429"/>
                      <wp:cNvGraphicFramePr/>
                      <a:graphic xmlns:a="http://schemas.openxmlformats.org/drawingml/2006/main">
                        <a:graphicData uri="http://schemas.microsoft.com/office/word/2010/wordprocessingShape">
                          <wps:wsp>
                            <wps:cNvSpPr/>
                            <wps:spPr>
                              <a:xfrm>
                                <a:off x="4945950" y="3641888"/>
                                <a:ext cx="800100" cy="276225"/>
                              </a:xfrm>
                              <a:prstGeom prst="rect">
                                <a:avLst/>
                              </a:prstGeom>
                              <a:noFill/>
                              <a:ln>
                                <a:noFill/>
                              </a:ln>
                            </wps:spPr>
                            <wps:txbx>
                              <w:txbxContent>
                                <w:p w14:paraId="2CFD23CC" w14:textId="77777777" w:rsidR="00F26E80" w:rsidRDefault="00000000">
                                  <w:pPr>
                                    <w:spacing w:line="275" w:lineRule="auto"/>
                                    <w:textDirection w:val="btLr"/>
                                  </w:pPr>
                                  <w:r>
                                    <w:rPr>
                                      <w:color w:val="000000"/>
                                      <w:sz w:val="18"/>
                                    </w:rPr>
                                    <w:t>ISO 9001-3</w:t>
                                  </w:r>
                                </w:p>
                                <w:p w14:paraId="0653189D" w14:textId="77777777" w:rsidR="00F26E80" w:rsidRDefault="00F26E80">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17EB8380" id="Rectángulo 429" o:spid="_x0000_s1037" style="position:absolute;margin-left:0;margin-top:7pt;width:65.25pt;height:2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" filled="f" stroked="f">
                      <v:textbox inset="2.53958mm,1.2694mm,2.53958mm,1.2694mm">
                        <w:txbxContent>
                          <w:p w14:paraId="2CFD23CC" w14:textId="77777777" w:rsidR="00F26E80" w:rsidRDefault="00000000">
                            <w:pPr>
                              <w:spacing w:line="275" w:lineRule="auto"/>
                              <w:textDirection w:val="btLr"/>
                            </w:pPr>
                            <w:r>
                              <w:rPr>
                                <w:color w:val="000000"/>
                                <w:sz w:val="18"/>
                              </w:rPr>
                              <w:t>ISO 9001-3</w:t>
                            </w:r>
                          </w:p>
                          <w:p w14:paraId="0653189D" w14:textId="77777777" w:rsidR="00F26E80" w:rsidRDefault="00F26E80">
                            <w:pPr>
                              <w:spacing w:line="275" w:lineRule="auto"/>
                              <w:textDirection w:val="btLr"/>
                            </w:pPr>
                          </w:p>
                        </w:txbxContent>
                      </v:textbox>
                    </v:rect>
                  </w:pict>
                </mc:Fallback>
              </mc:AlternateContent>
            </w:r>
          </w:p>
        </w:tc>
      </w:tr>
      <w:tr w:rsidR="00F26E80" w:rsidRPr="00FA760A" w14:paraId="1EAB73CC" w14:textId="77777777">
        <w:tc>
          <w:tcPr>
            <w:tcW w:w="2010" w:type="dxa"/>
            <w:shd w:val="clear" w:color="auto" w:fill="auto"/>
            <w:tcMar>
              <w:top w:w="100" w:type="dxa"/>
              <w:left w:w="100" w:type="dxa"/>
              <w:bottom w:w="100" w:type="dxa"/>
              <w:right w:w="100" w:type="dxa"/>
            </w:tcMar>
          </w:tcPr>
          <w:p w14:paraId="000001B2" w14:textId="77777777" w:rsidR="00F26E80" w:rsidRPr="00FA760A" w:rsidRDefault="00000000" w:rsidP="00A455DC">
            <w:pPr>
              <w:widowControl w:val="0"/>
              <w:rPr>
                <w:b/>
              </w:rPr>
            </w:pPr>
            <w:r w:rsidRPr="00FA760A">
              <w:rPr>
                <w:b/>
              </w:rPr>
              <w:t>Punto caliente 3</w:t>
            </w:r>
          </w:p>
        </w:tc>
        <w:tc>
          <w:tcPr>
            <w:tcW w:w="7995" w:type="dxa"/>
            <w:shd w:val="clear" w:color="auto" w:fill="auto"/>
            <w:tcMar>
              <w:top w:w="100" w:type="dxa"/>
              <w:left w:w="100" w:type="dxa"/>
              <w:bottom w:w="100" w:type="dxa"/>
              <w:right w:w="100" w:type="dxa"/>
            </w:tcMar>
          </w:tcPr>
          <w:p w14:paraId="000001B3" w14:textId="5F9FE04C" w:rsidR="00F26E80" w:rsidRPr="00FA760A" w:rsidRDefault="00000000" w:rsidP="00A455DC">
            <w:pPr>
              <w:widowControl w:val="0"/>
              <w:jc w:val="both"/>
              <w:rPr>
                <w:color w:val="666666"/>
              </w:rPr>
            </w:pPr>
            <w:r w:rsidRPr="00FA760A">
              <w:rPr>
                <w:rFonts w:eastAsia="Helvetica Neue"/>
                <w:color w:val="000000"/>
              </w:rPr>
              <w:t xml:space="preserve">ISO 9004-2: </w:t>
            </w:r>
            <w:r w:rsidR="00F82724" w:rsidRPr="00FA760A">
              <w:rPr>
                <w:rFonts w:eastAsia="Helvetica Neue"/>
                <w:color w:val="000000"/>
              </w:rPr>
              <w:t>Registro</w:t>
            </w:r>
            <w:r w:rsidRPr="00FA760A">
              <w:rPr>
                <w:rFonts w:eastAsia="Helvetica Neue"/>
                <w:color w:val="000000"/>
              </w:rPr>
              <w:t xml:space="preserve"> </w:t>
            </w:r>
            <w:r w:rsidR="00F82724" w:rsidRPr="00FA760A">
              <w:rPr>
                <w:rFonts w:eastAsia="Helvetica Neue"/>
                <w:color w:val="000000"/>
              </w:rPr>
              <w:t>concreto</w:t>
            </w:r>
            <w:r w:rsidRPr="00FA760A">
              <w:rPr>
                <w:rFonts w:eastAsia="Helvetica Neue"/>
                <w:color w:val="000000"/>
              </w:rPr>
              <w:t xml:space="preserve"> que nombra las directrices a tener en cuenta para brindar todas las facilidades en el </w:t>
            </w:r>
            <w:r w:rsidR="00A455DC" w:rsidRPr="00FA760A">
              <w:rPr>
                <w:rFonts w:eastAsia="Helvetica Neue"/>
                <w:i/>
                <w:iCs/>
                <w:color w:val="000000"/>
              </w:rPr>
              <w:t>software</w:t>
            </w:r>
            <w:r w:rsidRPr="00FA760A">
              <w:rPr>
                <w:rFonts w:eastAsia="Helvetica Neue"/>
                <w:color w:val="000000"/>
              </w:rPr>
              <w:t>, específicamente en campos como el soporte de usuarios.</w:t>
            </w:r>
          </w:p>
        </w:tc>
        <w:tc>
          <w:tcPr>
            <w:tcW w:w="5580" w:type="dxa"/>
            <w:shd w:val="clear" w:color="auto" w:fill="auto"/>
            <w:tcMar>
              <w:top w:w="100" w:type="dxa"/>
              <w:left w:w="100" w:type="dxa"/>
              <w:bottom w:w="100" w:type="dxa"/>
              <w:right w:w="100" w:type="dxa"/>
            </w:tcMar>
          </w:tcPr>
          <w:p w14:paraId="000001B4" w14:textId="77777777" w:rsidR="00F26E80" w:rsidRPr="00FA760A" w:rsidRDefault="00000000" w:rsidP="00A455DC">
            <w:pPr>
              <w:widowControl w:val="0"/>
              <w:rPr>
                <w:color w:val="666666"/>
              </w:rPr>
            </w:pPr>
            <w:r w:rsidRPr="00FA760A">
              <w:rPr>
                <w:noProof/>
              </w:rPr>
              <mc:AlternateContent>
                <mc:Choice Requires="wps">
                  <w:drawing>
                    <wp:anchor distT="0" distB="0" distL="114300" distR="114300" simplePos="0" relativeHeight="251670528" behindDoc="0" locked="0" layoutInCell="1" hidden="0" allowOverlap="1" wp14:anchorId="16B0F647" wp14:editId="1DE4C887">
                      <wp:simplePos x="0" y="0"/>
                      <wp:positionH relativeFrom="column">
                        <wp:posOffset>88901</wp:posOffset>
                      </wp:positionH>
                      <wp:positionV relativeFrom="paragraph">
                        <wp:posOffset>-12699</wp:posOffset>
                      </wp:positionV>
                      <wp:extent cx="752475" cy="558800"/>
                      <wp:effectExtent l="0" t="0" r="0" b="0"/>
                      <wp:wrapNone/>
                      <wp:docPr id="417" name="Flecha derecha 417"/>
                      <wp:cNvGraphicFramePr/>
                      <a:graphic xmlns:a="http://schemas.openxmlformats.org/drawingml/2006/main">
                        <a:graphicData uri="http://schemas.microsoft.com/office/word/2010/wordprocessingShape">
                          <wps:wsp>
                            <wps:cNvSpPr/>
                            <wps:spPr>
                              <a:xfrm>
                                <a:off x="5007863" y="3538700"/>
                                <a:ext cx="676275"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4A6F832A"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6B0F647" id="Flecha derecha 417" o:spid="_x0000_s1038" type="#_x0000_t13" style="position:absolute;margin-left:7pt;margin-top:-1pt;width:59.25pt;height:4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" adj="13893" fillcolor="#f79646 [3209]" strokecolor="#b46d33" strokeweight="2pt">
                      <v:stroke startarrowwidth="narrow" startarrowlength="short" endarrowwidth="narrow" endarrowlength="short" joinstyle="round"/>
                      <v:textbox inset="2.53958mm,2.53958mm,2.53958mm,2.53958mm">
                        <w:txbxContent>
                          <w:p w14:paraId="4A6F832A"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71552" behindDoc="0" locked="0" layoutInCell="1" hidden="0" allowOverlap="1" wp14:anchorId="6CEDA880" wp14:editId="74661EF2">
                      <wp:simplePos x="0" y="0"/>
                      <wp:positionH relativeFrom="column">
                        <wp:posOffset>1</wp:posOffset>
                      </wp:positionH>
                      <wp:positionV relativeFrom="paragraph">
                        <wp:posOffset>76200</wp:posOffset>
                      </wp:positionV>
                      <wp:extent cx="828675" cy="304800"/>
                      <wp:effectExtent l="0" t="0" r="0" b="0"/>
                      <wp:wrapNone/>
                      <wp:docPr id="442" name="Rectángulo 442"/>
                      <wp:cNvGraphicFramePr/>
                      <a:graphic xmlns:a="http://schemas.openxmlformats.org/drawingml/2006/main">
                        <a:graphicData uri="http://schemas.microsoft.com/office/word/2010/wordprocessingShape">
                          <wps:wsp>
                            <wps:cNvSpPr/>
                            <wps:spPr>
                              <a:xfrm>
                                <a:off x="4945950" y="3641888"/>
                                <a:ext cx="800100" cy="276225"/>
                              </a:xfrm>
                              <a:prstGeom prst="rect">
                                <a:avLst/>
                              </a:prstGeom>
                              <a:noFill/>
                              <a:ln>
                                <a:noFill/>
                              </a:ln>
                            </wps:spPr>
                            <wps:txbx>
                              <w:txbxContent>
                                <w:p w14:paraId="7497D0F3" w14:textId="77777777" w:rsidR="00F26E80" w:rsidRDefault="00000000">
                                  <w:pPr>
                                    <w:spacing w:line="275" w:lineRule="auto"/>
                                    <w:textDirection w:val="btLr"/>
                                  </w:pPr>
                                  <w:r>
                                    <w:rPr>
                                      <w:color w:val="000000"/>
                                      <w:sz w:val="18"/>
                                    </w:rPr>
                                    <w:t>ISO 9004-2</w:t>
                                  </w:r>
                                </w:p>
                                <w:p w14:paraId="7F37E725" w14:textId="77777777" w:rsidR="00F26E80" w:rsidRDefault="00F26E80">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CEDA880" id="Rectángulo 442" o:spid="_x0000_s1039" style="position:absolute;margin-left:0;margin-top:6pt;width:65.25pt;height:2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" filled="f" stroked="f">
                      <v:textbox inset="2.53958mm,1.2694mm,2.53958mm,1.2694mm">
                        <w:txbxContent>
                          <w:p w14:paraId="7497D0F3" w14:textId="77777777" w:rsidR="00F26E80" w:rsidRDefault="00000000">
                            <w:pPr>
                              <w:spacing w:line="275" w:lineRule="auto"/>
                              <w:textDirection w:val="btLr"/>
                            </w:pPr>
                            <w:r>
                              <w:rPr>
                                <w:color w:val="000000"/>
                                <w:sz w:val="18"/>
                              </w:rPr>
                              <w:t>ISO 9004-2</w:t>
                            </w:r>
                          </w:p>
                          <w:p w14:paraId="7F37E725" w14:textId="77777777" w:rsidR="00F26E80" w:rsidRDefault="00F26E80">
                            <w:pPr>
                              <w:spacing w:line="275" w:lineRule="auto"/>
                              <w:textDirection w:val="btLr"/>
                            </w:pPr>
                          </w:p>
                        </w:txbxContent>
                      </v:textbox>
                    </v:rect>
                  </w:pict>
                </mc:Fallback>
              </mc:AlternateContent>
            </w:r>
          </w:p>
        </w:tc>
      </w:tr>
      <w:tr w:rsidR="00F26E80" w:rsidRPr="00FA760A" w14:paraId="5DDEE904" w14:textId="77777777">
        <w:tc>
          <w:tcPr>
            <w:tcW w:w="2010" w:type="dxa"/>
            <w:shd w:val="clear" w:color="auto" w:fill="auto"/>
            <w:tcMar>
              <w:top w:w="100" w:type="dxa"/>
              <w:left w:w="100" w:type="dxa"/>
              <w:bottom w:w="100" w:type="dxa"/>
              <w:right w:w="100" w:type="dxa"/>
            </w:tcMar>
          </w:tcPr>
          <w:p w14:paraId="000001B5" w14:textId="77777777" w:rsidR="00F26E80" w:rsidRPr="00FA760A" w:rsidRDefault="00000000" w:rsidP="00A455DC">
            <w:pPr>
              <w:widowControl w:val="0"/>
              <w:rPr>
                <w:b/>
              </w:rPr>
            </w:pPr>
            <w:r w:rsidRPr="00FA760A">
              <w:rPr>
                <w:b/>
              </w:rPr>
              <w:t>Punto caliente 4</w:t>
            </w:r>
          </w:p>
        </w:tc>
        <w:tc>
          <w:tcPr>
            <w:tcW w:w="7995" w:type="dxa"/>
            <w:shd w:val="clear" w:color="auto" w:fill="auto"/>
            <w:tcMar>
              <w:top w:w="100" w:type="dxa"/>
              <w:left w:w="100" w:type="dxa"/>
              <w:bottom w:w="100" w:type="dxa"/>
              <w:right w:w="100" w:type="dxa"/>
            </w:tcMar>
          </w:tcPr>
          <w:p w14:paraId="000001B6" w14:textId="136CB8F3" w:rsidR="00F26E80" w:rsidRPr="00FA760A" w:rsidRDefault="00000000" w:rsidP="00A455DC">
            <w:pPr>
              <w:widowControl w:val="0"/>
              <w:jc w:val="both"/>
              <w:rPr>
                <w:color w:val="666666"/>
              </w:rPr>
            </w:pPr>
            <w:r w:rsidRPr="00FA760A">
              <w:rPr>
                <w:rFonts w:eastAsia="Helvetica Neue"/>
                <w:color w:val="000000"/>
              </w:rPr>
              <w:t xml:space="preserve">ISO/IEC 33000: Calidad de los procesos de desarrollo de </w:t>
            </w:r>
            <w:r w:rsidR="00A455DC" w:rsidRPr="00FA760A">
              <w:rPr>
                <w:rFonts w:eastAsia="Helvetica Neue"/>
                <w:i/>
                <w:iCs/>
                <w:color w:val="000000"/>
              </w:rPr>
              <w:t>software</w:t>
            </w:r>
          </w:p>
        </w:tc>
        <w:tc>
          <w:tcPr>
            <w:tcW w:w="5580" w:type="dxa"/>
            <w:shd w:val="clear" w:color="auto" w:fill="auto"/>
            <w:tcMar>
              <w:top w:w="100" w:type="dxa"/>
              <w:left w:w="100" w:type="dxa"/>
              <w:bottom w:w="100" w:type="dxa"/>
              <w:right w:w="100" w:type="dxa"/>
            </w:tcMar>
          </w:tcPr>
          <w:p w14:paraId="000001B7" w14:textId="77777777" w:rsidR="00F26E80" w:rsidRPr="00FA760A" w:rsidRDefault="00000000" w:rsidP="00A455DC">
            <w:pPr>
              <w:widowControl w:val="0"/>
              <w:rPr>
                <w:color w:val="666666"/>
              </w:rPr>
            </w:pPr>
            <w:r w:rsidRPr="00FA760A">
              <w:rPr>
                <w:noProof/>
              </w:rPr>
              <mc:AlternateContent>
                <mc:Choice Requires="wps">
                  <w:drawing>
                    <wp:anchor distT="0" distB="0" distL="114300" distR="114300" simplePos="0" relativeHeight="251672576" behindDoc="0" locked="0" layoutInCell="1" hidden="0" allowOverlap="1" wp14:anchorId="0CBE3236" wp14:editId="779904AD">
                      <wp:simplePos x="0" y="0"/>
                      <wp:positionH relativeFrom="column">
                        <wp:posOffset>101601</wp:posOffset>
                      </wp:positionH>
                      <wp:positionV relativeFrom="paragraph">
                        <wp:posOffset>-12699</wp:posOffset>
                      </wp:positionV>
                      <wp:extent cx="752475" cy="608330"/>
                      <wp:effectExtent l="0" t="0" r="0" b="0"/>
                      <wp:wrapNone/>
                      <wp:docPr id="428" name="Flecha derecha 428"/>
                      <wp:cNvGraphicFramePr/>
                      <a:graphic xmlns:a="http://schemas.openxmlformats.org/drawingml/2006/main">
                        <a:graphicData uri="http://schemas.microsoft.com/office/word/2010/wordprocessingShape">
                          <wps:wsp>
                            <wps:cNvSpPr/>
                            <wps:spPr>
                              <a:xfrm>
                                <a:off x="5007863" y="3513935"/>
                                <a:ext cx="676275" cy="53213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5B28F702"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CBE3236" id="Flecha derecha 428" o:spid="_x0000_s1040" type="#_x0000_t13" style="position:absolute;margin-left:8pt;margin-top:-1pt;width:59.25pt;height:47.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" adj="13102" fillcolor="#f79646 [3209]" strokecolor="#b46d33" strokeweight="2pt">
                      <v:stroke startarrowwidth="narrow" startarrowlength="short" endarrowwidth="narrow" endarrowlength="short" joinstyle="round"/>
                      <v:textbox inset="2.53958mm,2.53958mm,2.53958mm,2.53958mm">
                        <w:txbxContent>
                          <w:p w14:paraId="5B28F702"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73600" behindDoc="0" locked="0" layoutInCell="1" hidden="0" allowOverlap="1" wp14:anchorId="4455507E" wp14:editId="17FDBE21">
                      <wp:simplePos x="0" y="0"/>
                      <wp:positionH relativeFrom="column">
                        <wp:posOffset>50801</wp:posOffset>
                      </wp:positionH>
                      <wp:positionV relativeFrom="paragraph">
                        <wp:posOffset>63500</wp:posOffset>
                      </wp:positionV>
                      <wp:extent cx="828675" cy="400050"/>
                      <wp:effectExtent l="0" t="0" r="0" b="0"/>
                      <wp:wrapNone/>
                      <wp:docPr id="438" name="Rectángulo 438"/>
                      <wp:cNvGraphicFramePr/>
                      <a:graphic xmlns:a="http://schemas.openxmlformats.org/drawingml/2006/main">
                        <a:graphicData uri="http://schemas.microsoft.com/office/word/2010/wordprocessingShape">
                          <wps:wsp>
                            <wps:cNvSpPr/>
                            <wps:spPr>
                              <a:xfrm>
                                <a:off x="4945950" y="3594263"/>
                                <a:ext cx="800100" cy="371475"/>
                              </a:xfrm>
                              <a:prstGeom prst="rect">
                                <a:avLst/>
                              </a:prstGeom>
                              <a:noFill/>
                              <a:ln>
                                <a:noFill/>
                              </a:ln>
                            </wps:spPr>
                            <wps:txbx>
                              <w:txbxContent>
                                <w:p w14:paraId="1E026B66" w14:textId="77777777" w:rsidR="00F26E80" w:rsidRDefault="00000000">
                                  <w:pPr>
                                    <w:spacing w:line="275" w:lineRule="auto"/>
                                    <w:textDirection w:val="btLr"/>
                                  </w:pPr>
                                  <w:r>
                                    <w:rPr>
                                      <w:color w:val="000000"/>
                                      <w:sz w:val="18"/>
                                    </w:rPr>
                                    <w:t>ISO/IEC 33000</w:t>
                                  </w:r>
                                </w:p>
                              </w:txbxContent>
                            </wps:txbx>
                            <wps:bodyPr spcFirstLastPara="1" wrap="square" lIns="91425" tIns="45700" rIns="91425" bIns="45700" anchor="t" anchorCtr="0">
                              <a:noAutofit/>
                            </wps:bodyPr>
                          </wps:wsp>
                        </a:graphicData>
                      </a:graphic>
                    </wp:anchor>
                  </w:drawing>
                </mc:Choice>
                <mc:Fallback>
                  <w:pict>
                    <v:rect w14:anchorId="4455507E" id="Rectángulo 438" o:spid="_x0000_s1041" style="position:absolute;margin-left:4pt;margin-top:5pt;width:65.25pt;height:3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" filled="f" stroked="f">
                      <v:textbox inset="2.53958mm,1.2694mm,2.53958mm,1.2694mm">
                        <w:txbxContent>
                          <w:p w14:paraId="1E026B66" w14:textId="77777777" w:rsidR="00F26E80" w:rsidRDefault="00000000">
                            <w:pPr>
                              <w:spacing w:line="275" w:lineRule="auto"/>
                              <w:textDirection w:val="btLr"/>
                            </w:pPr>
                            <w:r>
                              <w:rPr>
                                <w:color w:val="000000"/>
                                <w:sz w:val="18"/>
                              </w:rPr>
                              <w:t>ISO/IEC 33000</w:t>
                            </w:r>
                          </w:p>
                        </w:txbxContent>
                      </v:textbox>
                    </v:rect>
                  </w:pict>
                </mc:Fallback>
              </mc:AlternateContent>
            </w:r>
          </w:p>
          <w:p w14:paraId="000001B8" w14:textId="77777777" w:rsidR="00F26E80" w:rsidRPr="00FA760A" w:rsidRDefault="00F26E80" w:rsidP="00A455DC">
            <w:pPr>
              <w:widowControl w:val="0"/>
              <w:rPr>
                <w:color w:val="666666"/>
              </w:rPr>
            </w:pPr>
          </w:p>
          <w:p w14:paraId="000001B9" w14:textId="77777777" w:rsidR="00F26E80" w:rsidRPr="00FA760A" w:rsidRDefault="00F26E80" w:rsidP="00A455DC">
            <w:pPr>
              <w:widowControl w:val="0"/>
              <w:rPr>
                <w:color w:val="666666"/>
              </w:rPr>
            </w:pPr>
          </w:p>
          <w:p w14:paraId="000001BA" w14:textId="77777777" w:rsidR="00F26E80" w:rsidRPr="00FA760A" w:rsidRDefault="00F26E80" w:rsidP="00A455DC">
            <w:pPr>
              <w:widowControl w:val="0"/>
              <w:rPr>
                <w:color w:val="666666"/>
              </w:rPr>
            </w:pPr>
          </w:p>
        </w:tc>
      </w:tr>
    </w:tbl>
    <w:p w14:paraId="000001BB" w14:textId="77777777" w:rsidR="00F26E80" w:rsidRPr="00FA760A" w:rsidRDefault="00F26E80" w:rsidP="00A455DC"/>
    <w:tbl>
      <w:tblPr>
        <w:tblStyle w:val="afffffff"/>
        <w:tblW w:w="156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F26E80" w:rsidRPr="00FA760A" w14:paraId="4B9E2ACD" w14:textId="77777777">
        <w:trPr>
          <w:trHeight w:val="444"/>
        </w:trPr>
        <w:tc>
          <w:tcPr>
            <w:tcW w:w="15692" w:type="dxa"/>
            <w:shd w:val="clear" w:color="auto" w:fill="8DB3E2"/>
          </w:tcPr>
          <w:p w14:paraId="000001BC" w14:textId="77777777" w:rsidR="00F26E80" w:rsidRPr="00FA760A" w:rsidRDefault="00000000" w:rsidP="00A455DC">
            <w:pPr>
              <w:pStyle w:val="Ttulo1"/>
              <w:jc w:val="center"/>
              <w:outlineLvl w:val="0"/>
              <w:rPr>
                <w:sz w:val="22"/>
                <w:szCs w:val="22"/>
              </w:rPr>
            </w:pPr>
            <w:r w:rsidRPr="00FA760A">
              <w:rPr>
                <w:sz w:val="22"/>
                <w:szCs w:val="22"/>
              </w:rPr>
              <w:t>Cuadro de texto</w:t>
            </w:r>
          </w:p>
        </w:tc>
      </w:tr>
      <w:tr w:rsidR="00F26E80" w:rsidRPr="00FA760A" w14:paraId="0DDCC6FA" w14:textId="77777777">
        <w:tc>
          <w:tcPr>
            <w:tcW w:w="15692" w:type="dxa"/>
          </w:tcPr>
          <w:p w14:paraId="000001BD" w14:textId="21CE1662" w:rsidR="00F26E80" w:rsidRPr="00FA760A" w:rsidRDefault="00F82724" w:rsidP="00A455DC">
            <w:pPr>
              <w:jc w:val="both"/>
              <w:rPr>
                <w:color w:val="BFBFBF"/>
              </w:rPr>
            </w:pPr>
            <w:r w:rsidRPr="00FA760A">
              <w:t>En este capítulo se profundizará en la norma ISO/IEC 33000</w:t>
            </w:r>
          </w:p>
        </w:tc>
      </w:tr>
    </w:tbl>
    <w:p w14:paraId="000001BE" w14:textId="77777777" w:rsidR="00F26E80" w:rsidRPr="00FA760A" w:rsidRDefault="00F26E80" w:rsidP="00A455DC"/>
    <w:tbl>
      <w:tblPr>
        <w:tblStyle w:val="afffffff0"/>
        <w:tblW w:w="156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F26E80" w:rsidRPr="00FA760A" w14:paraId="69CA29C1" w14:textId="77777777">
        <w:trPr>
          <w:trHeight w:val="444"/>
        </w:trPr>
        <w:tc>
          <w:tcPr>
            <w:tcW w:w="15692" w:type="dxa"/>
            <w:shd w:val="clear" w:color="auto" w:fill="8DB3E2"/>
          </w:tcPr>
          <w:p w14:paraId="000001BF" w14:textId="77777777" w:rsidR="00F26E80" w:rsidRPr="00FA760A" w:rsidRDefault="00000000" w:rsidP="00A455DC">
            <w:pPr>
              <w:pStyle w:val="Ttulo1"/>
              <w:jc w:val="center"/>
              <w:outlineLvl w:val="0"/>
              <w:rPr>
                <w:sz w:val="22"/>
                <w:szCs w:val="22"/>
              </w:rPr>
            </w:pPr>
            <w:r w:rsidRPr="00FA760A">
              <w:rPr>
                <w:sz w:val="22"/>
                <w:szCs w:val="22"/>
              </w:rPr>
              <w:t>Cajón de texto de color</w:t>
            </w:r>
          </w:p>
        </w:tc>
      </w:tr>
      <w:tr w:rsidR="00F26E80" w:rsidRPr="00FA760A" w14:paraId="0BB0AF27" w14:textId="77777777">
        <w:tc>
          <w:tcPr>
            <w:tcW w:w="15692" w:type="dxa"/>
          </w:tcPr>
          <w:p w14:paraId="000001C0" w14:textId="07930FD5" w:rsidR="00F26E80" w:rsidRPr="00FA760A" w:rsidRDefault="00000000" w:rsidP="00A455DC">
            <w:pPr>
              <w:jc w:val="both"/>
              <w:rPr>
                <w:rFonts w:eastAsia="Helvetica Neue"/>
                <w:color w:val="000000"/>
              </w:rPr>
            </w:pPr>
            <w:r w:rsidRPr="00FA760A">
              <w:rPr>
                <w:rFonts w:eastAsia="Helvetica Neue"/>
                <w:color w:val="000000"/>
              </w:rPr>
              <w:t>La norma ISO/IEC 33000</w:t>
            </w:r>
            <w:r w:rsidR="00F82724" w:rsidRPr="00FA760A">
              <w:rPr>
                <w:rFonts w:eastAsia="Helvetica Neue"/>
                <w:color w:val="000000"/>
              </w:rPr>
              <w:t xml:space="preserve"> hace referencia a la </w:t>
            </w:r>
            <w:r w:rsidRPr="00FA760A">
              <w:rPr>
                <w:rFonts w:eastAsia="Helvetica Neue"/>
                <w:color w:val="000000"/>
              </w:rPr>
              <w:t xml:space="preserve">"Calidad de los procesos de desarrollo de </w:t>
            </w:r>
            <w:r w:rsidR="00A455DC" w:rsidRPr="00FA760A">
              <w:rPr>
                <w:rFonts w:eastAsia="Helvetica Neue"/>
                <w:i/>
                <w:iCs/>
                <w:color w:val="000000"/>
              </w:rPr>
              <w:t>software</w:t>
            </w:r>
            <w:r w:rsidRPr="00FA760A">
              <w:rPr>
                <w:rFonts w:eastAsia="Helvetica Neue"/>
                <w:color w:val="000000"/>
              </w:rPr>
              <w:t xml:space="preserve">" </w:t>
            </w:r>
            <w:r w:rsidR="006E7B2D">
              <w:rPr>
                <w:rFonts w:eastAsia="Helvetica Neue"/>
                <w:color w:val="000000"/>
              </w:rPr>
              <w:t xml:space="preserve">que </w:t>
            </w:r>
            <w:r w:rsidRPr="00FA760A">
              <w:rPr>
                <w:rFonts w:eastAsia="Helvetica Neue"/>
                <w:color w:val="000000"/>
              </w:rPr>
              <w:t>representa a un conjunto de normas internacionales que reemplaza a la ISO 15504 "Evaluación y Mejora de la capacidad y madurez de procesos"</w:t>
            </w:r>
            <w:r w:rsidR="006E7B2D">
              <w:rPr>
                <w:rFonts w:eastAsia="Helvetica Neue"/>
                <w:color w:val="000000"/>
              </w:rPr>
              <w:t>;</w:t>
            </w:r>
            <w:r w:rsidRPr="00FA760A">
              <w:rPr>
                <w:rFonts w:eastAsia="Helvetica Neue"/>
                <w:color w:val="000000"/>
              </w:rPr>
              <w:t xml:space="preserve"> SPICE ISO/IEC 33000 es una actualización de la serie ISO 15504. La norma ISO 33000 es</w:t>
            </w:r>
            <w:r w:rsidR="006E7B2D">
              <w:rPr>
                <w:rFonts w:eastAsia="Helvetica Neue"/>
                <w:color w:val="000000"/>
              </w:rPr>
              <w:t xml:space="preserve"> un</w:t>
            </w:r>
            <w:r w:rsidRPr="00FA760A">
              <w:rPr>
                <w:rFonts w:eastAsia="Helvetica Neue"/>
                <w:color w:val="000000"/>
              </w:rPr>
              <w:t xml:space="preserve"> proyecto de </w:t>
            </w:r>
            <w:r w:rsidR="00A455DC" w:rsidRPr="00FA760A">
              <w:rPr>
                <w:rFonts w:eastAsia="Helvetica Neue"/>
                <w:i/>
                <w:iCs/>
                <w:color w:val="000000"/>
              </w:rPr>
              <w:t>Software</w:t>
            </w:r>
            <w:r w:rsidR="00A455DC" w:rsidRPr="00FA760A">
              <w:rPr>
                <w:rFonts w:eastAsia="Helvetica Neue"/>
                <w:color w:val="000000"/>
              </w:rPr>
              <w:t xml:space="preserve"> llamado</w:t>
            </w:r>
            <w:r w:rsidRPr="00FA760A">
              <w:rPr>
                <w:rFonts w:eastAsia="Helvetica Neue"/>
                <w:color w:val="000000"/>
              </w:rPr>
              <w:t xml:space="preserve"> </w:t>
            </w:r>
            <w:r w:rsidRPr="00FA760A">
              <w:rPr>
                <w:rFonts w:eastAsia="Helvetica Neue"/>
                <w:i/>
                <w:iCs/>
                <w:color w:val="000000"/>
              </w:rPr>
              <w:t>Process Improvement and Capability Determination</w:t>
            </w:r>
            <w:r w:rsidRPr="00FA760A">
              <w:rPr>
                <w:rFonts w:eastAsia="Helvetica Neue"/>
                <w:color w:val="000000"/>
              </w:rPr>
              <w:t xml:space="preserve"> (SPICE) dirigido fundamentalmente a empresas de desarrollo de </w:t>
            </w:r>
            <w:r w:rsidR="00A455DC" w:rsidRPr="00FA760A">
              <w:rPr>
                <w:rFonts w:eastAsia="Helvetica Neue"/>
                <w:i/>
                <w:iCs/>
                <w:color w:val="000000"/>
              </w:rPr>
              <w:t>software</w:t>
            </w:r>
            <w:r w:rsidRPr="00FA760A">
              <w:rPr>
                <w:rFonts w:eastAsia="Helvetica Neue"/>
                <w:color w:val="000000"/>
              </w:rPr>
              <w:t xml:space="preserve"> y a organizaciones que subcontratan esos servicios.</w:t>
            </w:r>
          </w:p>
          <w:p w14:paraId="000001C1" w14:textId="77777777" w:rsidR="00F26E80" w:rsidRPr="00FA760A" w:rsidRDefault="00F26E80" w:rsidP="00A455DC">
            <w:pPr>
              <w:jc w:val="both"/>
              <w:rPr>
                <w:rFonts w:eastAsia="Helvetica Neue"/>
                <w:color w:val="000000"/>
              </w:rPr>
            </w:pPr>
          </w:p>
          <w:p w14:paraId="000001C2" w14:textId="77777777" w:rsidR="00F26E80" w:rsidRPr="00FA760A" w:rsidRDefault="00000000" w:rsidP="00A455DC">
            <w:pPr>
              <w:jc w:val="both"/>
            </w:pPr>
            <w:r w:rsidRPr="00FA760A">
              <w:rPr>
                <w:noProof/>
              </w:rPr>
              <w:drawing>
                <wp:inline distT="0" distB="0" distL="0" distR="0" wp14:anchorId="7C73AEFB" wp14:editId="7D0CDFD2">
                  <wp:extent cx="3381375" cy="933450"/>
                  <wp:effectExtent l="0" t="0" r="0" b="0"/>
                  <wp:docPr id="455" name="image14.png" descr="ISO 33000"/>
                  <wp:cNvGraphicFramePr/>
                  <a:graphic xmlns:a="http://schemas.openxmlformats.org/drawingml/2006/main">
                    <a:graphicData uri="http://schemas.openxmlformats.org/drawingml/2006/picture">
                      <pic:pic xmlns:pic="http://schemas.openxmlformats.org/drawingml/2006/picture">
                        <pic:nvPicPr>
                          <pic:cNvPr id="0" name="image14.png" descr="ISO 33000"/>
                          <pic:cNvPicPr preferRelativeResize="0"/>
                        </pic:nvPicPr>
                        <pic:blipFill>
                          <a:blip r:embed="rId76"/>
                          <a:srcRect t="20244" b="19632"/>
                          <a:stretch>
                            <a:fillRect/>
                          </a:stretch>
                        </pic:blipFill>
                        <pic:spPr>
                          <a:xfrm>
                            <a:off x="0" y="0"/>
                            <a:ext cx="3381375" cy="933450"/>
                          </a:xfrm>
                          <a:prstGeom prst="rect">
                            <a:avLst/>
                          </a:prstGeom>
                          <a:ln/>
                        </pic:spPr>
                      </pic:pic>
                    </a:graphicData>
                  </a:graphic>
                </wp:inline>
              </w:drawing>
            </w:r>
          </w:p>
          <w:p w14:paraId="000001C3" w14:textId="77777777" w:rsidR="00F26E80" w:rsidRPr="00FA760A" w:rsidRDefault="00000000" w:rsidP="00A455DC">
            <w:pPr>
              <w:jc w:val="both"/>
            </w:pPr>
            <w:r w:rsidRPr="00FA760A">
              <w:t>Imagen de referencia</w:t>
            </w:r>
          </w:p>
          <w:p w14:paraId="000001C4" w14:textId="77777777" w:rsidR="00F26E80" w:rsidRPr="00FA760A" w:rsidRDefault="00000000" w:rsidP="00A455DC">
            <w:pPr>
              <w:jc w:val="both"/>
              <w:rPr>
                <w:rFonts w:eastAsia="Helvetica Neue"/>
                <w:color w:val="0000FF"/>
                <w:u w:val="single"/>
              </w:rPr>
            </w:pPr>
            <w:hyperlink r:id="rId77">
              <w:r w:rsidRPr="00FA760A">
                <w:rPr>
                  <w:rFonts w:eastAsia="Helvetica Neue"/>
                  <w:color w:val="0000FF"/>
                  <w:u w:val="single"/>
                </w:rPr>
                <w:t>https://www.iso33000.es/</w:t>
              </w:r>
            </w:hyperlink>
          </w:p>
          <w:p w14:paraId="000001C5" w14:textId="77777777" w:rsidR="00F26E80" w:rsidRPr="00FA760A" w:rsidRDefault="00000000" w:rsidP="00A455DC">
            <w:pPr>
              <w:jc w:val="both"/>
            </w:pPr>
            <w:r w:rsidRPr="00FA760A">
              <w:t>228130_i34</w:t>
            </w:r>
          </w:p>
          <w:p w14:paraId="000001C6" w14:textId="77777777" w:rsidR="00F26E80" w:rsidRPr="00FA760A" w:rsidRDefault="00F26E80" w:rsidP="00A455DC">
            <w:pPr>
              <w:jc w:val="both"/>
              <w:rPr>
                <w:rFonts w:eastAsia="Helvetica Neue"/>
                <w:color w:val="0000FF"/>
                <w:u w:val="single"/>
              </w:rPr>
            </w:pPr>
          </w:p>
          <w:p w14:paraId="000001C7" w14:textId="5FCEDF01" w:rsidR="00F26E80" w:rsidRPr="00FA760A" w:rsidRDefault="00000000" w:rsidP="00A455DC">
            <w:pPr>
              <w:spacing w:after="120"/>
              <w:jc w:val="both"/>
              <w:rPr>
                <w:rFonts w:eastAsia="Helvetica Neue"/>
                <w:color w:val="000000"/>
              </w:rPr>
            </w:pPr>
            <w:r w:rsidRPr="00FA760A">
              <w:rPr>
                <w:rFonts w:eastAsia="Helvetica Neue"/>
                <w:color w:val="000000"/>
              </w:rPr>
              <w:t xml:space="preserve">La norma ISO 33000 aporta líneas de trabajo coherentes para la evaluación de procesos </w:t>
            </w:r>
            <w:r w:rsidR="00A455DC" w:rsidRPr="00FA760A">
              <w:rPr>
                <w:rFonts w:eastAsia="Helvetica Neue"/>
                <w:i/>
                <w:iCs/>
                <w:color w:val="000000"/>
              </w:rPr>
              <w:t>software</w:t>
            </w:r>
            <w:r w:rsidR="00D351C6" w:rsidRPr="00FA760A">
              <w:rPr>
                <w:rFonts w:eastAsia="Helvetica Neue"/>
                <w:color w:val="000000"/>
              </w:rPr>
              <w:t xml:space="preserve">, </w:t>
            </w:r>
            <w:r w:rsidRPr="00FA760A">
              <w:rPr>
                <w:rFonts w:eastAsia="Helvetica Neue"/>
                <w:i/>
                <w:iCs/>
                <w:color w:val="000000"/>
              </w:rPr>
              <w:t>Grupo ACMS Consultores</w:t>
            </w:r>
            <w:r w:rsidRPr="00FA760A">
              <w:rPr>
                <w:rFonts w:eastAsia="Helvetica Neue"/>
                <w:color w:val="000000"/>
              </w:rPr>
              <w:t xml:space="preserve">, </w:t>
            </w:r>
            <w:r w:rsidR="00D351C6" w:rsidRPr="00FA760A">
              <w:rPr>
                <w:rFonts w:eastAsia="Helvetica Neue"/>
                <w:color w:val="000000"/>
              </w:rPr>
              <w:t>(</w:t>
            </w:r>
            <w:r w:rsidRPr="00FA760A">
              <w:rPr>
                <w:rFonts w:eastAsia="Helvetica Neue"/>
                <w:color w:val="000000"/>
              </w:rPr>
              <w:t>2019)</w:t>
            </w:r>
          </w:p>
          <w:p w14:paraId="000001C8" w14:textId="1E4E1749" w:rsidR="00F26E80" w:rsidRPr="00FA760A" w:rsidRDefault="00000000" w:rsidP="00A455DC">
            <w:pPr>
              <w:spacing w:after="120"/>
              <w:jc w:val="both"/>
              <w:rPr>
                <w:rFonts w:eastAsia="Helvetica Neue"/>
                <w:color w:val="000000"/>
              </w:rPr>
            </w:pPr>
            <w:r w:rsidRPr="00FA760A">
              <w:rPr>
                <w:rFonts w:eastAsia="Helvetica Neue"/>
                <w:color w:val="000000"/>
              </w:rPr>
              <w:t xml:space="preserve">¿Qué establece la Norma ISO 33000 “Calidad de los procesos de desarrollo de </w:t>
            </w:r>
            <w:r w:rsidR="00A455DC" w:rsidRPr="00FA760A">
              <w:rPr>
                <w:rFonts w:eastAsia="Helvetica Neue"/>
                <w:i/>
                <w:iCs/>
                <w:color w:val="000000"/>
              </w:rPr>
              <w:t>software</w:t>
            </w:r>
            <w:r w:rsidRPr="00FA760A">
              <w:rPr>
                <w:rFonts w:eastAsia="Helvetica Neue"/>
                <w:color w:val="000000"/>
              </w:rPr>
              <w:t>”?</w:t>
            </w:r>
          </w:p>
          <w:p w14:paraId="000001C9" w14:textId="34E010E7" w:rsidR="00F26E80" w:rsidRPr="00FA760A" w:rsidRDefault="00D351C6" w:rsidP="00A455DC">
            <w:pPr>
              <w:spacing w:after="120"/>
              <w:jc w:val="both"/>
              <w:rPr>
                <w:color w:val="BFBFBF"/>
              </w:rPr>
            </w:pPr>
            <w:r w:rsidRPr="00FA760A">
              <w:rPr>
                <w:rFonts w:eastAsia="Helvetica Neue"/>
                <w:color w:val="000000"/>
              </w:rPr>
              <w:t xml:space="preserve">Proporciona la base para realizar evaluaciones de capacidad en los procesos de </w:t>
            </w:r>
            <w:r w:rsidR="00A455DC" w:rsidRPr="00FA760A">
              <w:rPr>
                <w:rFonts w:eastAsia="Helvetica Neue"/>
                <w:i/>
                <w:iCs/>
                <w:color w:val="000000"/>
              </w:rPr>
              <w:t>software</w:t>
            </w:r>
            <w:r w:rsidRPr="00FA760A">
              <w:rPr>
                <w:rFonts w:eastAsia="Helvetica Neue"/>
                <w:color w:val="000000"/>
              </w:rPr>
              <w:t xml:space="preserve"> y permite medir los resultados obtenidos, con dicha información se puede: </w:t>
            </w:r>
            <w:r w:rsidR="00EF3137" w:rsidRPr="00FA760A">
              <w:rPr>
                <w:rFonts w:eastAsia="Helvetica Neue"/>
                <w:color w:val="000000"/>
              </w:rPr>
              <w:t>c</w:t>
            </w:r>
            <w:r w:rsidRPr="00FA760A">
              <w:rPr>
                <w:rFonts w:eastAsia="Helvetica Neue"/>
                <w:color w:val="000000"/>
              </w:rPr>
              <w:t xml:space="preserve">omprobar la evolución de una empresa a lo largo del tiempo, </w:t>
            </w:r>
            <w:r w:rsidR="00EF76C6" w:rsidRPr="00FA760A">
              <w:rPr>
                <w:rFonts w:eastAsia="Helvetica Neue"/>
                <w:color w:val="000000"/>
              </w:rPr>
              <w:t xml:space="preserve">el </w:t>
            </w:r>
            <w:r w:rsidRPr="00FA760A">
              <w:rPr>
                <w:rFonts w:eastAsia="Helvetica Neue"/>
                <w:color w:val="000000"/>
              </w:rPr>
              <w:t>seguimiento de productos: oferta y/o demanda en una organización respecto a la competencia y determinar las estrategias de mejora</w:t>
            </w:r>
            <w:r w:rsidR="00A455DC" w:rsidRPr="00FA760A">
              <w:rPr>
                <w:rFonts w:eastAsia="Helvetica Neue"/>
                <w:color w:val="000000"/>
              </w:rPr>
              <w:t>,</w:t>
            </w:r>
            <w:r w:rsidRPr="00FA760A">
              <w:rPr>
                <w:rFonts w:eastAsia="Helvetica Neue"/>
                <w:color w:val="000000"/>
              </w:rPr>
              <w:t xml:space="preserve"> Grupo ACMS Consultores, (2019)</w:t>
            </w:r>
            <w:r w:rsidR="00A455DC" w:rsidRPr="00FA760A">
              <w:rPr>
                <w:rFonts w:eastAsia="Helvetica Neue"/>
                <w:color w:val="000000"/>
              </w:rPr>
              <w:t>.</w:t>
            </w:r>
          </w:p>
        </w:tc>
      </w:tr>
    </w:tbl>
    <w:p w14:paraId="000001D2" w14:textId="77777777" w:rsidR="00F26E80" w:rsidRPr="00FA760A" w:rsidRDefault="00F26E80" w:rsidP="00A455DC">
      <w:pPr>
        <w:pBdr>
          <w:top w:val="nil"/>
          <w:left w:val="nil"/>
          <w:bottom w:val="nil"/>
          <w:right w:val="nil"/>
          <w:between w:val="nil"/>
        </w:pBdr>
        <w:spacing w:line="240" w:lineRule="auto"/>
        <w:jc w:val="both"/>
      </w:pPr>
    </w:p>
    <w:p w14:paraId="000001D3" w14:textId="77777777" w:rsidR="00F26E80" w:rsidRPr="00FA760A" w:rsidRDefault="00000000" w:rsidP="00A455DC">
      <w:pPr>
        <w:pBdr>
          <w:top w:val="nil"/>
          <w:left w:val="nil"/>
          <w:bottom w:val="nil"/>
          <w:right w:val="nil"/>
          <w:between w:val="nil"/>
        </w:pBdr>
        <w:rPr>
          <w:b/>
          <w:color w:val="000000"/>
        </w:rPr>
      </w:pPr>
      <w:r w:rsidRPr="00FA760A">
        <w:rPr>
          <w:b/>
        </w:rPr>
        <w:t xml:space="preserve">2. </w:t>
      </w:r>
      <w:r w:rsidRPr="00FA760A">
        <w:rPr>
          <w:b/>
          <w:color w:val="000000"/>
        </w:rPr>
        <w:t>Técnicas de recolección de requisitos</w:t>
      </w:r>
    </w:p>
    <w:p w14:paraId="000001D4" w14:textId="77777777" w:rsidR="00F26E80" w:rsidRPr="00FA760A" w:rsidRDefault="00F26E80" w:rsidP="00A455DC">
      <w:pPr>
        <w:pBdr>
          <w:top w:val="nil"/>
          <w:left w:val="nil"/>
          <w:bottom w:val="nil"/>
          <w:right w:val="nil"/>
          <w:between w:val="nil"/>
        </w:pBdr>
        <w:spacing w:line="240" w:lineRule="auto"/>
        <w:jc w:val="both"/>
      </w:pPr>
    </w:p>
    <w:tbl>
      <w:tblPr>
        <w:tblStyle w:val="afffffff1"/>
        <w:tblW w:w="156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F26E80" w:rsidRPr="00FA760A" w14:paraId="143C1D13" w14:textId="77777777">
        <w:trPr>
          <w:trHeight w:val="444"/>
        </w:trPr>
        <w:tc>
          <w:tcPr>
            <w:tcW w:w="15692" w:type="dxa"/>
            <w:shd w:val="clear" w:color="auto" w:fill="8DB3E2"/>
          </w:tcPr>
          <w:p w14:paraId="000001D5" w14:textId="77777777" w:rsidR="00F26E80" w:rsidRPr="00FA760A" w:rsidRDefault="00000000" w:rsidP="00A455DC">
            <w:pPr>
              <w:pStyle w:val="Ttulo1"/>
              <w:jc w:val="center"/>
              <w:outlineLvl w:val="0"/>
              <w:rPr>
                <w:sz w:val="22"/>
                <w:szCs w:val="22"/>
              </w:rPr>
            </w:pPr>
            <w:r w:rsidRPr="00FA760A">
              <w:rPr>
                <w:sz w:val="22"/>
                <w:szCs w:val="22"/>
              </w:rPr>
              <w:lastRenderedPageBreak/>
              <w:t>Cuadro de texto</w:t>
            </w:r>
          </w:p>
        </w:tc>
      </w:tr>
      <w:tr w:rsidR="00F26E80" w:rsidRPr="00FA760A" w14:paraId="61341454" w14:textId="77777777">
        <w:tc>
          <w:tcPr>
            <w:tcW w:w="15692" w:type="dxa"/>
          </w:tcPr>
          <w:p w14:paraId="000001D6" w14:textId="12F54F67" w:rsidR="00F26E80" w:rsidRPr="00FA760A" w:rsidRDefault="00EF76C6" w:rsidP="00A455DC">
            <w:pPr>
              <w:jc w:val="both"/>
              <w:rPr>
                <w:rFonts w:eastAsia="Helvetica Neue"/>
                <w:color w:val="000000"/>
              </w:rPr>
            </w:pPr>
            <w:r w:rsidRPr="00FA760A">
              <w:rPr>
                <w:rFonts w:eastAsia="Helvetica Neue"/>
                <w:color w:val="000000"/>
              </w:rPr>
              <w:t xml:space="preserve">Consisten en estudiar la forma de conseguir información de los clientes o usuarios, para el desarrollo un proyecto de </w:t>
            </w:r>
            <w:r w:rsidR="00A455DC" w:rsidRPr="00FA760A">
              <w:rPr>
                <w:rFonts w:eastAsia="Helvetica Neue"/>
                <w:i/>
                <w:iCs/>
                <w:color w:val="000000"/>
              </w:rPr>
              <w:t>software</w:t>
            </w:r>
            <w:r w:rsidRPr="00FA760A">
              <w:rPr>
                <w:rFonts w:eastAsia="Helvetica Neue"/>
                <w:color w:val="000000"/>
              </w:rPr>
              <w:t xml:space="preserve">. Es decir, se enfoca en la técnica que extrae los insumos para dar inicio al esquema. Para lograrlo es indispensable tener competencias sólidas para recolectar la información base, lo que abarca </w:t>
            </w:r>
            <w:r w:rsidR="0082102D" w:rsidRPr="00FA760A">
              <w:rPr>
                <w:rFonts w:eastAsia="Helvetica Neue"/>
                <w:color w:val="000000"/>
              </w:rPr>
              <w:t>interpretar</w:t>
            </w:r>
            <w:r w:rsidRPr="00FA760A">
              <w:rPr>
                <w:rFonts w:eastAsia="Helvetica Neue"/>
                <w:color w:val="000000"/>
              </w:rPr>
              <w:t xml:space="preserve"> lo que desea los interesados, contactar al equipo de desarrollo, </w:t>
            </w:r>
            <w:r w:rsidR="0082102D" w:rsidRPr="00FA760A">
              <w:rPr>
                <w:rFonts w:eastAsia="Helvetica Neue"/>
                <w:color w:val="000000"/>
              </w:rPr>
              <w:t>este proceso</w:t>
            </w:r>
            <w:r w:rsidRPr="00FA760A">
              <w:rPr>
                <w:rFonts w:eastAsia="Helvetica Neue"/>
                <w:color w:val="000000"/>
              </w:rPr>
              <w:t xml:space="preserve"> se conoce como elicitación.</w:t>
            </w:r>
          </w:p>
          <w:p w14:paraId="000001D7" w14:textId="77777777" w:rsidR="00F26E80" w:rsidRPr="00FA760A" w:rsidRDefault="00F26E80" w:rsidP="00A455DC">
            <w:pPr>
              <w:jc w:val="both"/>
              <w:rPr>
                <w:rFonts w:eastAsia="Helvetica Neue"/>
                <w:color w:val="000000"/>
              </w:rPr>
            </w:pPr>
          </w:p>
          <w:p w14:paraId="000001D8" w14:textId="77777777" w:rsidR="00F26E80" w:rsidRPr="00FA760A" w:rsidRDefault="00000000" w:rsidP="00A455DC">
            <w:pPr>
              <w:jc w:val="center"/>
            </w:pPr>
            <w:r w:rsidRPr="00FA760A">
              <w:rPr>
                <w:noProof/>
              </w:rPr>
              <w:drawing>
                <wp:inline distT="0" distB="0" distL="0" distR="0" wp14:anchorId="71F3793E" wp14:editId="247F2667">
                  <wp:extent cx="2905125" cy="2200275"/>
                  <wp:effectExtent l="0" t="0" r="0" b="0"/>
                  <wp:docPr id="456" name="image15.jpg" descr="7 Técnicas de levantamiento de requerimientos software - La Oficina de  Proyectos de Informática"/>
                  <wp:cNvGraphicFramePr/>
                  <a:graphic xmlns:a="http://schemas.openxmlformats.org/drawingml/2006/main">
                    <a:graphicData uri="http://schemas.openxmlformats.org/drawingml/2006/picture">
                      <pic:pic xmlns:pic="http://schemas.openxmlformats.org/drawingml/2006/picture">
                        <pic:nvPicPr>
                          <pic:cNvPr id="0" name="image15.jpg" descr="7 Técnicas de levantamiento de requerimientos software - La Oficina de  Proyectos de Informática"/>
                          <pic:cNvPicPr preferRelativeResize="0"/>
                        </pic:nvPicPr>
                        <pic:blipFill>
                          <a:blip r:embed="rId78"/>
                          <a:srcRect/>
                          <a:stretch>
                            <a:fillRect/>
                          </a:stretch>
                        </pic:blipFill>
                        <pic:spPr>
                          <a:xfrm>
                            <a:off x="0" y="0"/>
                            <a:ext cx="2905125" cy="2200275"/>
                          </a:xfrm>
                          <a:prstGeom prst="rect">
                            <a:avLst/>
                          </a:prstGeom>
                          <a:ln/>
                        </pic:spPr>
                      </pic:pic>
                    </a:graphicData>
                  </a:graphic>
                </wp:inline>
              </w:drawing>
            </w:r>
          </w:p>
          <w:p w14:paraId="000001D9" w14:textId="77777777" w:rsidR="00F26E80" w:rsidRPr="00FA760A" w:rsidRDefault="00000000" w:rsidP="00A455DC">
            <w:pPr>
              <w:jc w:val="center"/>
            </w:pPr>
            <w:r w:rsidRPr="00FA760A">
              <w:t>Imagen de referencia (o similar)</w:t>
            </w:r>
          </w:p>
          <w:p w14:paraId="000001DA" w14:textId="77777777" w:rsidR="00F26E80" w:rsidRPr="00FA760A" w:rsidRDefault="00000000" w:rsidP="00A455DC">
            <w:pPr>
              <w:jc w:val="center"/>
            </w:pPr>
            <w:hyperlink r:id="rId79">
              <w:r w:rsidRPr="00FA760A">
                <w:rPr>
                  <w:rFonts w:eastAsia="Helvetica Neue"/>
                  <w:color w:val="0000FF"/>
                  <w:u w:val="single"/>
                </w:rPr>
                <w:t>http://www.pmoinformatica.com/2016/08/tecnicas-levantamiento-requerimientos.html</w:t>
              </w:r>
            </w:hyperlink>
          </w:p>
          <w:p w14:paraId="000001DB" w14:textId="77777777" w:rsidR="00F26E80" w:rsidRPr="00FA760A" w:rsidRDefault="00000000" w:rsidP="00A455DC">
            <w:pPr>
              <w:jc w:val="both"/>
            </w:pPr>
            <w:r w:rsidRPr="00FA760A">
              <w:t>228130_i35</w:t>
            </w:r>
          </w:p>
          <w:p w14:paraId="000001DC" w14:textId="77777777" w:rsidR="00F26E80" w:rsidRPr="00FA760A" w:rsidRDefault="00F26E80" w:rsidP="00A455DC">
            <w:pPr>
              <w:jc w:val="both"/>
              <w:rPr>
                <w:color w:val="BFBFBF"/>
              </w:rPr>
            </w:pPr>
          </w:p>
          <w:p w14:paraId="000001DE" w14:textId="61D4D847" w:rsidR="00F26E80" w:rsidRPr="00FA760A" w:rsidRDefault="00EF76C6" w:rsidP="00A455DC">
            <w:pPr>
              <w:spacing w:after="120"/>
              <w:jc w:val="both"/>
              <w:rPr>
                <w:rFonts w:eastAsia="Helvetica Neue"/>
                <w:color w:val="000000"/>
              </w:rPr>
            </w:pPr>
            <w:r w:rsidRPr="00FA760A">
              <w:rPr>
                <w:rFonts w:eastAsia="Helvetica Neue"/>
                <w:color w:val="000000"/>
              </w:rPr>
              <w:t xml:space="preserve">Es importante tener claridad que </w:t>
            </w:r>
            <w:r w:rsidR="00A26598" w:rsidRPr="00FA760A">
              <w:rPr>
                <w:rFonts w:eastAsia="Helvetica Neue"/>
                <w:color w:val="000000"/>
              </w:rPr>
              <w:t>los</w:t>
            </w:r>
            <w:r w:rsidRPr="00FA760A">
              <w:rPr>
                <w:rFonts w:eastAsia="Helvetica Neue"/>
                <w:color w:val="000000"/>
              </w:rPr>
              <w:t xml:space="preserve"> requisitos se pueden obtener de diversas formas, siendo l</w:t>
            </w:r>
            <w:r w:rsidR="00A26598" w:rsidRPr="00FA760A">
              <w:rPr>
                <w:rFonts w:eastAsia="Helvetica Neue"/>
                <w:color w:val="000000"/>
              </w:rPr>
              <w:t xml:space="preserve">as </w:t>
            </w:r>
            <w:r w:rsidRPr="00FA760A">
              <w:rPr>
                <w:rFonts w:eastAsia="Helvetica Neue"/>
                <w:color w:val="000000"/>
              </w:rPr>
              <w:t xml:space="preserve">más </w:t>
            </w:r>
            <w:r w:rsidR="00487F35" w:rsidRPr="00FA760A">
              <w:rPr>
                <w:rFonts w:eastAsia="Helvetica Neue"/>
                <w:color w:val="000000"/>
              </w:rPr>
              <w:t>comunes trabajar</w:t>
            </w:r>
            <w:r w:rsidRPr="00FA760A">
              <w:rPr>
                <w:rFonts w:eastAsia="Helvetica Neue"/>
                <w:color w:val="000000"/>
              </w:rPr>
              <w:t xml:space="preserve"> directamente con los involucrados, realizando investigaciones, </w:t>
            </w:r>
            <w:r w:rsidR="00A26598" w:rsidRPr="00FA760A">
              <w:rPr>
                <w:rFonts w:eastAsia="Helvetica Neue"/>
                <w:color w:val="000000"/>
              </w:rPr>
              <w:t>p</w:t>
            </w:r>
            <w:r w:rsidRPr="00FA760A">
              <w:rPr>
                <w:rFonts w:eastAsia="Helvetica Neue"/>
                <w:color w:val="000000"/>
              </w:rPr>
              <w:t xml:space="preserve">ruebas y corrigiendo errores. Estos dos últimos aspectos sirven mucho, pero se debe hacer énfasis que </w:t>
            </w:r>
            <w:r w:rsidR="003210E0" w:rsidRPr="00FA760A">
              <w:rPr>
                <w:rFonts w:eastAsia="Helvetica Neue"/>
                <w:color w:val="000000"/>
              </w:rPr>
              <w:t>l</w:t>
            </w:r>
            <w:r w:rsidRPr="00FA760A">
              <w:rPr>
                <w:rFonts w:eastAsia="Helvetica Neue"/>
                <w:color w:val="000000"/>
              </w:rPr>
              <w:t>a comunicación directa con los actores claves</w:t>
            </w:r>
            <w:r w:rsidR="00A26598" w:rsidRPr="00FA760A">
              <w:rPr>
                <w:rFonts w:eastAsia="Helvetica Neue"/>
                <w:color w:val="000000"/>
              </w:rPr>
              <w:t>,</w:t>
            </w:r>
            <w:r w:rsidRPr="00FA760A">
              <w:rPr>
                <w:rFonts w:eastAsia="Helvetica Neue"/>
                <w:color w:val="000000"/>
              </w:rPr>
              <w:t xml:space="preserve"> eslabón fundamental en el </w:t>
            </w:r>
            <w:r w:rsidR="003210E0" w:rsidRPr="00FA760A">
              <w:rPr>
                <w:rFonts w:eastAsia="Helvetica Neue"/>
                <w:color w:val="000000"/>
              </w:rPr>
              <w:t>proceso.</w:t>
            </w:r>
          </w:p>
          <w:p w14:paraId="000001DF" w14:textId="24AD31C5" w:rsidR="00F26E80" w:rsidRPr="00FA760A" w:rsidRDefault="00000000" w:rsidP="00A455DC">
            <w:pPr>
              <w:spacing w:after="120"/>
              <w:jc w:val="both"/>
              <w:rPr>
                <w:rFonts w:eastAsia="Helvetica Neue"/>
                <w:color w:val="000000"/>
              </w:rPr>
            </w:pPr>
            <w:r w:rsidRPr="00FA760A">
              <w:rPr>
                <w:rFonts w:eastAsia="Helvetica Neue"/>
                <w:color w:val="000000"/>
              </w:rPr>
              <w:t>Las técnicas de recolección de requisitos varían mucho y en algunos puntos se torna subjetivo</w:t>
            </w:r>
            <w:r w:rsidR="003210E0" w:rsidRPr="00FA760A">
              <w:rPr>
                <w:rFonts w:eastAsia="Helvetica Neue"/>
                <w:color w:val="000000"/>
              </w:rPr>
              <w:t xml:space="preserve">. </w:t>
            </w:r>
            <w:r w:rsidRPr="00FA760A">
              <w:rPr>
                <w:rFonts w:eastAsia="Helvetica Neue"/>
                <w:color w:val="000000"/>
              </w:rPr>
              <w:t xml:space="preserve"> </w:t>
            </w:r>
            <w:r w:rsidR="003210E0" w:rsidRPr="00FA760A">
              <w:rPr>
                <w:rFonts w:eastAsia="Helvetica Neue"/>
                <w:color w:val="000000"/>
              </w:rPr>
              <w:t>los</w:t>
            </w:r>
            <w:r w:rsidRPr="00FA760A">
              <w:rPr>
                <w:rFonts w:eastAsia="Helvetica Neue"/>
                <w:color w:val="000000"/>
              </w:rPr>
              <w:t xml:space="preserve"> </w:t>
            </w:r>
            <w:r w:rsidR="003210E0" w:rsidRPr="00FA760A">
              <w:rPr>
                <w:rFonts w:eastAsia="Helvetica Neue"/>
                <w:color w:val="000000"/>
              </w:rPr>
              <w:t>puntos clave que deben tenerse en cuenta se describen a continuación</w:t>
            </w:r>
            <w:r w:rsidRPr="00FA760A">
              <w:rPr>
                <w:rFonts w:eastAsia="Helvetica Neue"/>
                <w:color w:val="000000"/>
              </w:rPr>
              <w:t>:</w:t>
            </w:r>
          </w:p>
          <w:p w14:paraId="000001E0" w14:textId="77777777" w:rsidR="00F26E80" w:rsidRPr="00FA760A" w:rsidRDefault="00F26E80" w:rsidP="00A455DC">
            <w:pPr>
              <w:pBdr>
                <w:top w:val="nil"/>
                <w:left w:val="nil"/>
                <w:bottom w:val="nil"/>
                <w:right w:val="nil"/>
                <w:between w:val="nil"/>
              </w:pBdr>
              <w:spacing w:line="276" w:lineRule="auto"/>
              <w:ind w:left="792"/>
              <w:jc w:val="both"/>
              <w:rPr>
                <w:rFonts w:eastAsia="Helvetica Neue"/>
                <w:color w:val="000000"/>
              </w:rPr>
            </w:pPr>
          </w:p>
          <w:p w14:paraId="000001E1" w14:textId="77777777" w:rsidR="00F26E80" w:rsidRPr="00FA760A" w:rsidRDefault="00000000" w:rsidP="00A455DC">
            <w:pPr>
              <w:numPr>
                <w:ilvl w:val="0"/>
                <w:numId w:val="21"/>
              </w:numPr>
              <w:pBdr>
                <w:top w:val="nil"/>
                <w:left w:val="nil"/>
                <w:bottom w:val="nil"/>
                <w:right w:val="nil"/>
                <w:between w:val="nil"/>
              </w:pBdr>
              <w:spacing w:line="276" w:lineRule="auto"/>
              <w:jc w:val="both"/>
              <w:rPr>
                <w:rFonts w:eastAsia="Helvetica Neue"/>
                <w:color w:val="000000"/>
              </w:rPr>
            </w:pPr>
            <w:r w:rsidRPr="00FA760A">
              <w:rPr>
                <w:rFonts w:eastAsia="Helvetica Neue"/>
                <w:color w:val="000000"/>
              </w:rPr>
              <w:t>Reuniones grupales</w:t>
            </w:r>
          </w:p>
          <w:p w14:paraId="000001E2" w14:textId="77777777" w:rsidR="00F26E80" w:rsidRPr="00FA760A" w:rsidRDefault="00000000" w:rsidP="00A455DC">
            <w:pPr>
              <w:numPr>
                <w:ilvl w:val="0"/>
                <w:numId w:val="21"/>
              </w:numPr>
              <w:pBdr>
                <w:top w:val="nil"/>
                <w:left w:val="nil"/>
                <w:bottom w:val="nil"/>
                <w:right w:val="nil"/>
                <w:between w:val="nil"/>
              </w:pBdr>
              <w:spacing w:line="276" w:lineRule="auto"/>
              <w:jc w:val="both"/>
              <w:rPr>
                <w:rFonts w:eastAsia="Helvetica Neue"/>
                <w:color w:val="000000"/>
              </w:rPr>
            </w:pPr>
            <w:r w:rsidRPr="00FA760A">
              <w:rPr>
                <w:rFonts w:eastAsia="Helvetica Neue"/>
                <w:color w:val="000000"/>
              </w:rPr>
              <w:t>Prototipos</w:t>
            </w:r>
          </w:p>
          <w:p w14:paraId="000001E3" w14:textId="77777777" w:rsidR="00F26E80" w:rsidRPr="00FA760A" w:rsidRDefault="00000000" w:rsidP="00A455DC">
            <w:pPr>
              <w:numPr>
                <w:ilvl w:val="0"/>
                <w:numId w:val="21"/>
              </w:numPr>
              <w:pBdr>
                <w:top w:val="nil"/>
                <w:left w:val="nil"/>
                <w:bottom w:val="nil"/>
                <w:right w:val="nil"/>
                <w:between w:val="nil"/>
              </w:pBdr>
              <w:spacing w:line="276" w:lineRule="auto"/>
              <w:jc w:val="both"/>
              <w:rPr>
                <w:rFonts w:eastAsia="Helvetica Neue"/>
                <w:color w:val="000000"/>
              </w:rPr>
            </w:pPr>
            <w:r w:rsidRPr="00FA760A">
              <w:rPr>
                <w:rFonts w:eastAsia="Helvetica Neue"/>
                <w:color w:val="000000"/>
              </w:rPr>
              <w:t>Entrevistas</w:t>
            </w:r>
          </w:p>
          <w:p w14:paraId="000001E4" w14:textId="77777777" w:rsidR="00F26E80" w:rsidRPr="00FA760A" w:rsidRDefault="00000000" w:rsidP="00A455DC">
            <w:pPr>
              <w:numPr>
                <w:ilvl w:val="0"/>
                <w:numId w:val="21"/>
              </w:numPr>
              <w:pBdr>
                <w:top w:val="nil"/>
                <w:left w:val="nil"/>
                <w:bottom w:val="nil"/>
                <w:right w:val="nil"/>
                <w:between w:val="nil"/>
              </w:pBdr>
              <w:spacing w:line="276" w:lineRule="auto"/>
              <w:jc w:val="both"/>
              <w:rPr>
                <w:rFonts w:eastAsia="Helvetica Neue"/>
                <w:color w:val="000000"/>
              </w:rPr>
            </w:pPr>
            <w:r w:rsidRPr="00FA760A">
              <w:rPr>
                <w:rFonts w:eastAsia="Helvetica Neue"/>
                <w:color w:val="000000"/>
              </w:rPr>
              <w:t>Cuestionarios</w:t>
            </w:r>
          </w:p>
          <w:p w14:paraId="000001E5" w14:textId="77777777" w:rsidR="00F26E80" w:rsidRPr="00FA760A" w:rsidRDefault="00000000" w:rsidP="00A455DC">
            <w:pPr>
              <w:numPr>
                <w:ilvl w:val="0"/>
                <w:numId w:val="21"/>
              </w:numPr>
              <w:pBdr>
                <w:top w:val="nil"/>
                <w:left w:val="nil"/>
                <w:bottom w:val="nil"/>
                <w:right w:val="nil"/>
                <w:between w:val="nil"/>
              </w:pBdr>
              <w:spacing w:after="120" w:line="276" w:lineRule="auto"/>
              <w:jc w:val="both"/>
              <w:rPr>
                <w:color w:val="BFBFBF"/>
              </w:rPr>
            </w:pPr>
            <w:r w:rsidRPr="00FA760A">
              <w:rPr>
                <w:rFonts w:eastAsia="Helvetica Neue"/>
                <w:color w:val="000000"/>
              </w:rPr>
              <w:t>Observación y/o seguimiento</w:t>
            </w:r>
          </w:p>
        </w:tc>
      </w:tr>
    </w:tbl>
    <w:p w14:paraId="000001E6" w14:textId="77777777" w:rsidR="00F26E80" w:rsidRPr="00FA760A" w:rsidRDefault="00F26E80" w:rsidP="00A455DC">
      <w:pPr>
        <w:pBdr>
          <w:top w:val="nil"/>
          <w:left w:val="nil"/>
          <w:bottom w:val="nil"/>
          <w:right w:val="nil"/>
          <w:between w:val="nil"/>
        </w:pBdr>
        <w:spacing w:line="240" w:lineRule="auto"/>
        <w:jc w:val="both"/>
      </w:pPr>
    </w:p>
    <w:p w14:paraId="000001E7" w14:textId="77777777" w:rsidR="00F26E80" w:rsidRPr="00FA760A" w:rsidRDefault="00000000" w:rsidP="00A455DC">
      <w:pPr>
        <w:pBdr>
          <w:top w:val="nil"/>
          <w:left w:val="nil"/>
          <w:bottom w:val="nil"/>
          <w:right w:val="nil"/>
          <w:between w:val="nil"/>
        </w:pBdr>
        <w:spacing w:line="240" w:lineRule="auto"/>
        <w:jc w:val="both"/>
        <w:rPr>
          <w:b/>
        </w:rPr>
      </w:pPr>
      <w:r w:rsidRPr="00FA760A">
        <w:rPr>
          <w:b/>
        </w:rPr>
        <w:t>2.1 Técnicas tradicionales</w:t>
      </w:r>
    </w:p>
    <w:p w14:paraId="000001E8" w14:textId="77777777" w:rsidR="00F26E80" w:rsidRPr="00FA760A" w:rsidRDefault="00F26E80" w:rsidP="00A455DC">
      <w:pPr>
        <w:pBdr>
          <w:top w:val="nil"/>
          <w:left w:val="nil"/>
          <w:bottom w:val="nil"/>
          <w:right w:val="nil"/>
          <w:between w:val="nil"/>
        </w:pBdr>
        <w:spacing w:line="240" w:lineRule="auto"/>
        <w:jc w:val="both"/>
      </w:pPr>
    </w:p>
    <w:tbl>
      <w:tblPr>
        <w:tblStyle w:val="afffffff2"/>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9835"/>
        <w:gridCol w:w="4051"/>
      </w:tblGrid>
      <w:tr w:rsidR="00F26E80" w:rsidRPr="00FA760A" w14:paraId="25FCBDB9" w14:textId="77777777">
        <w:trPr>
          <w:trHeight w:val="420"/>
        </w:trPr>
        <w:tc>
          <w:tcPr>
            <w:tcW w:w="1815" w:type="dxa"/>
            <w:shd w:val="clear" w:color="auto" w:fill="C9DAF8"/>
            <w:tcMar>
              <w:top w:w="100" w:type="dxa"/>
              <w:left w:w="100" w:type="dxa"/>
              <w:bottom w:w="100" w:type="dxa"/>
              <w:right w:w="100" w:type="dxa"/>
            </w:tcMar>
          </w:tcPr>
          <w:p w14:paraId="000001E9" w14:textId="77777777" w:rsidR="00F26E80" w:rsidRPr="00FA760A" w:rsidRDefault="00000000" w:rsidP="00A455DC">
            <w:pPr>
              <w:widowControl w:val="0"/>
              <w:ind w:right="-804"/>
              <w:rPr>
                <w:b/>
              </w:rPr>
            </w:pPr>
            <w:r w:rsidRPr="00FA760A">
              <w:rPr>
                <w:b/>
              </w:rPr>
              <w:t>Tipo de recurso</w:t>
            </w:r>
          </w:p>
        </w:tc>
        <w:tc>
          <w:tcPr>
            <w:tcW w:w="13886" w:type="dxa"/>
            <w:gridSpan w:val="2"/>
            <w:shd w:val="clear" w:color="auto" w:fill="C9DAF8"/>
            <w:tcMar>
              <w:top w:w="100" w:type="dxa"/>
              <w:left w:w="100" w:type="dxa"/>
              <w:bottom w:w="100" w:type="dxa"/>
              <w:right w:w="100" w:type="dxa"/>
            </w:tcMar>
          </w:tcPr>
          <w:p w14:paraId="000001EA" w14:textId="77777777" w:rsidR="00F26E80" w:rsidRPr="00FA760A" w:rsidRDefault="00000000" w:rsidP="00A455DC">
            <w:pPr>
              <w:pStyle w:val="Ttulo"/>
              <w:widowControl w:val="0"/>
              <w:jc w:val="center"/>
              <w:rPr>
                <w:sz w:val="22"/>
                <w:szCs w:val="22"/>
              </w:rPr>
            </w:pPr>
            <w:r w:rsidRPr="00FA760A">
              <w:rPr>
                <w:sz w:val="22"/>
                <w:szCs w:val="22"/>
              </w:rPr>
              <w:t>Pestañas o tabs horizontales</w:t>
            </w:r>
          </w:p>
        </w:tc>
      </w:tr>
      <w:tr w:rsidR="00F26E80" w:rsidRPr="00FA760A" w14:paraId="6C072890" w14:textId="77777777">
        <w:trPr>
          <w:trHeight w:val="420"/>
        </w:trPr>
        <w:tc>
          <w:tcPr>
            <w:tcW w:w="1815" w:type="dxa"/>
            <w:shd w:val="clear" w:color="auto" w:fill="auto"/>
            <w:tcMar>
              <w:top w:w="100" w:type="dxa"/>
              <w:left w:w="100" w:type="dxa"/>
              <w:bottom w:w="100" w:type="dxa"/>
              <w:right w:w="100" w:type="dxa"/>
            </w:tcMar>
          </w:tcPr>
          <w:p w14:paraId="000001EC" w14:textId="77777777" w:rsidR="00F26E80" w:rsidRPr="00FA760A" w:rsidRDefault="00000000" w:rsidP="00A455DC">
            <w:pPr>
              <w:widowControl w:val="0"/>
              <w:ind w:right="-804"/>
              <w:rPr>
                <w:b/>
              </w:rPr>
            </w:pPr>
            <w:r w:rsidRPr="00FA760A">
              <w:rPr>
                <w:b/>
              </w:rPr>
              <w:t>Introducción</w:t>
            </w:r>
          </w:p>
        </w:tc>
        <w:tc>
          <w:tcPr>
            <w:tcW w:w="13886" w:type="dxa"/>
            <w:gridSpan w:val="2"/>
            <w:shd w:val="clear" w:color="auto" w:fill="auto"/>
            <w:tcMar>
              <w:top w:w="100" w:type="dxa"/>
              <w:left w:w="100" w:type="dxa"/>
              <w:bottom w:w="100" w:type="dxa"/>
              <w:right w:w="100" w:type="dxa"/>
            </w:tcMar>
          </w:tcPr>
          <w:p w14:paraId="000001ED" w14:textId="408D88C0" w:rsidR="00F26E80" w:rsidRPr="00FA760A" w:rsidRDefault="00000000" w:rsidP="00A455DC">
            <w:pPr>
              <w:widowControl w:val="0"/>
              <w:rPr>
                <w:color w:val="999999"/>
              </w:rPr>
            </w:pPr>
            <w:r w:rsidRPr="00FA760A">
              <w:t xml:space="preserve">Dentro de las técnicas de recolección de datos </w:t>
            </w:r>
            <w:r w:rsidR="003210E0" w:rsidRPr="00FA760A">
              <w:t xml:space="preserve">existen las </w:t>
            </w:r>
            <w:r w:rsidRPr="00FA760A">
              <w:t>tradicionales, las cuales se describen a continuación:</w:t>
            </w:r>
          </w:p>
        </w:tc>
      </w:tr>
      <w:tr w:rsidR="00F26E80" w:rsidRPr="00FA760A" w14:paraId="69AC0BA7" w14:textId="77777777">
        <w:trPr>
          <w:trHeight w:val="420"/>
        </w:trPr>
        <w:tc>
          <w:tcPr>
            <w:tcW w:w="1815" w:type="dxa"/>
            <w:shd w:val="clear" w:color="auto" w:fill="auto"/>
            <w:tcMar>
              <w:top w:w="100" w:type="dxa"/>
              <w:left w:w="100" w:type="dxa"/>
              <w:bottom w:w="100" w:type="dxa"/>
              <w:right w:w="100" w:type="dxa"/>
            </w:tcMar>
          </w:tcPr>
          <w:p w14:paraId="000001EF" w14:textId="77777777" w:rsidR="00F26E80" w:rsidRPr="00FA760A" w:rsidRDefault="00000000" w:rsidP="00A455DC">
            <w:pPr>
              <w:widowControl w:val="0"/>
              <w:ind w:right="-804"/>
              <w:rPr>
                <w:b/>
                <w:color w:val="999999"/>
              </w:rPr>
            </w:pPr>
            <w:r w:rsidRPr="00FA760A">
              <w:rPr>
                <w:b/>
              </w:rPr>
              <w:t>Lluvia de ideas</w:t>
            </w:r>
          </w:p>
        </w:tc>
        <w:tc>
          <w:tcPr>
            <w:tcW w:w="9835" w:type="dxa"/>
            <w:shd w:val="clear" w:color="auto" w:fill="auto"/>
            <w:tcMar>
              <w:top w:w="100" w:type="dxa"/>
              <w:left w:w="100" w:type="dxa"/>
              <w:bottom w:w="100" w:type="dxa"/>
              <w:right w:w="100" w:type="dxa"/>
            </w:tcMar>
          </w:tcPr>
          <w:p w14:paraId="000001F0" w14:textId="39B0AC19" w:rsidR="00F26E80" w:rsidRPr="00FA760A" w:rsidRDefault="00000000" w:rsidP="00A455DC">
            <w:pPr>
              <w:jc w:val="both"/>
            </w:pPr>
            <w:r w:rsidRPr="00FA760A">
              <w:t>Consiste en una reunión de trabajo,</w:t>
            </w:r>
            <w:r w:rsidR="003210E0" w:rsidRPr="00FA760A">
              <w:t xml:space="preserve"> </w:t>
            </w:r>
            <w:r w:rsidRPr="00FA760A">
              <w:t>planificada y estructurada,</w:t>
            </w:r>
            <w:r w:rsidR="003210E0" w:rsidRPr="00FA760A">
              <w:t xml:space="preserve"> </w:t>
            </w:r>
            <w:r w:rsidR="00A26598" w:rsidRPr="00FA760A">
              <w:t>el</w:t>
            </w:r>
            <w:r w:rsidR="003210E0" w:rsidRPr="00FA760A">
              <w:t xml:space="preserve"> </w:t>
            </w:r>
            <w:r w:rsidRPr="00FA760A">
              <w:t>objetivo primordial es r</w:t>
            </w:r>
            <w:r w:rsidR="003210E0" w:rsidRPr="00FA760A">
              <w:t>ecolectar</w:t>
            </w:r>
            <w:r w:rsidRPr="00FA760A">
              <w:t xml:space="preserve"> todas las ideas acerca de</w:t>
            </w:r>
            <w:r w:rsidR="003210E0" w:rsidRPr="00FA760A">
              <w:t xml:space="preserve"> un </w:t>
            </w:r>
            <w:r w:rsidRPr="00FA760A">
              <w:t xml:space="preserve">tema específico. </w:t>
            </w:r>
            <w:r w:rsidR="00A26598" w:rsidRPr="00FA760A">
              <w:t>D</w:t>
            </w:r>
            <w:r w:rsidR="00D02FA4" w:rsidRPr="00FA760A">
              <w:t xml:space="preserve">ebe </w:t>
            </w:r>
            <w:r w:rsidRPr="00FA760A">
              <w:t>ser abierta</w:t>
            </w:r>
            <w:r w:rsidR="00A26598" w:rsidRPr="00FA760A">
              <w:t xml:space="preserve"> </w:t>
            </w:r>
            <w:r w:rsidR="00D02FA4" w:rsidRPr="00FA760A">
              <w:t xml:space="preserve">con reglas claras que van desde el tiempo, tener un moderador, respetar el uso de la palabra, entre otras pautas establecidas </w:t>
            </w:r>
            <w:r w:rsidR="00A26598" w:rsidRPr="00FA760A">
              <w:t>al inicio y de</w:t>
            </w:r>
            <w:r w:rsidR="00D02FA4" w:rsidRPr="00FA760A">
              <w:t xml:space="preserve"> estricto cumplimiento. </w:t>
            </w:r>
            <w:r w:rsidR="00A26598" w:rsidRPr="00FA760A">
              <w:t>Se deben fijar los</w:t>
            </w:r>
            <w:r w:rsidR="00D02FA4" w:rsidRPr="00FA760A">
              <w:t xml:space="preserve"> </w:t>
            </w:r>
            <w:r w:rsidRPr="00FA760A">
              <w:t xml:space="preserve">criterios para valorar ideas y establecer un puntaje; </w:t>
            </w:r>
            <w:r w:rsidR="00D02FA4" w:rsidRPr="00FA760A">
              <w:t>al igual que el desarrollo de los temas agendados</w:t>
            </w:r>
            <w:r w:rsidRPr="00FA760A">
              <w:t>.</w:t>
            </w:r>
          </w:p>
          <w:p w14:paraId="000001F1" w14:textId="77777777" w:rsidR="00F26E80" w:rsidRPr="00FA760A" w:rsidRDefault="00F26E80" w:rsidP="00A455DC">
            <w:pPr>
              <w:jc w:val="both"/>
            </w:pPr>
          </w:p>
          <w:p w14:paraId="000001F2" w14:textId="77777777" w:rsidR="00F26E80" w:rsidRPr="00FA760A" w:rsidRDefault="00000000" w:rsidP="00A455DC">
            <w:pPr>
              <w:spacing w:after="120"/>
              <w:jc w:val="both"/>
              <w:rPr>
                <w:b/>
              </w:rPr>
            </w:pPr>
            <w:r w:rsidRPr="00FA760A">
              <w:rPr>
                <w:b/>
              </w:rPr>
              <w:t>Para tener en cuenta</w:t>
            </w:r>
          </w:p>
          <w:p w14:paraId="000001F3" w14:textId="49C716CB" w:rsidR="00F26E80" w:rsidRPr="00FA760A" w:rsidRDefault="00D02FA4" w:rsidP="00A455DC">
            <w:pPr>
              <w:jc w:val="both"/>
            </w:pPr>
            <w:r w:rsidRPr="00FA760A">
              <w:t>Para que una sesión sea exitosa se debe realizar de la siguiente manera:</w:t>
            </w:r>
          </w:p>
          <w:p w14:paraId="000001F4" w14:textId="4E821F56" w:rsidR="00F26E80" w:rsidRPr="00FA760A" w:rsidRDefault="00A26598" w:rsidP="00A455DC">
            <w:pPr>
              <w:numPr>
                <w:ilvl w:val="0"/>
                <w:numId w:val="1"/>
              </w:numPr>
              <w:pBdr>
                <w:top w:val="nil"/>
                <w:left w:val="nil"/>
                <w:bottom w:val="nil"/>
                <w:right w:val="nil"/>
                <w:between w:val="nil"/>
              </w:pBdr>
              <w:ind w:left="491"/>
              <w:jc w:val="both"/>
            </w:pPr>
            <w:r w:rsidRPr="00FA760A">
              <w:rPr>
                <w:color w:val="000000"/>
              </w:rPr>
              <w:t xml:space="preserve">Hacer una introducción obligatoria, bienvenida, </w:t>
            </w:r>
            <w:r w:rsidR="00D02FA4" w:rsidRPr="00FA760A">
              <w:rPr>
                <w:color w:val="000000"/>
              </w:rPr>
              <w:t xml:space="preserve">contexto y exposición del caso de estudio, </w:t>
            </w:r>
            <w:r w:rsidRPr="00FA760A">
              <w:rPr>
                <w:color w:val="000000"/>
              </w:rPr>
              <w:t>conceptos teórico</w:t>
            </w:r>
            <w:r w:rsidR="00D02FA4" w:rsidRPr="00FA760A">
              <w:rPr>
                <w:color w:val="000000"/>
              </w:rPr>
              <w:t xml:space="preserve">s, planteamiento del problema </w:t>
            </w:r>
            <w:r w:rsidRPr="00FA760A">
              <w:rPr>
                <w:color w:val="000000"/>
              </w:rPr>
              <w:t>y</w:t>
            </w:r>
            <w:r w:rsidR="00D02FA4" w:rsidRPr="00FA760A">
              <w:rPr>
                <w:color w:val="000000"/>
              </w:rPr>
              <w:t xml:space="preserve"> </w:t>
            </w:r>
            <w:r w:rsidRPr="00FA760A">
              <w:rPr>
                <w:color w:val="000000"/>
              </w:rPr>
              <w:t>ejemplos de casos</w:t>
            </w:r>
            <w:r w:rsidR="00D02FA4" w:rsidRPr="00FA760A">
              <w:rPr>
                <w:color w:val="000000"/>
              </w:rPr>
              <w:t xml:space="preserve"> similares</w:t>
            </w:r>
            <w:r w:rsidRPr="00FA760A">
              <w:rPr>
                <w:color w:val="000000"/>
              </w:rPr>
              <w:t>.</w:t>
            </w:r>
          </w:p>
          <w:p w14:paraId="000001F5" w14:textId="1B84F74E" w:rsidR="00F26E80" w:rsidRPr="00FA760A" w:rsidRDefault="00000000" w:rsidP="00A455DC">
            <w:pPr>
              <w:numPr>
                <w:ilvl w:val="0"/>
                <w:numId w:val="1"/>
              </w:numPr>
              <w:pBdr>
                <w:top w:val="nil"/>
                <w:left w:val="nil"/>
                <w:bottom w:val="nil"/>
                <w:right w:val="nil"/>
                <w:between w:val="nil"/>
              </w:pBdr>
              <w:ind w:left="491"/>
              <w:jc w:val="both"/>
            </w:pPr>
            <w:r w:rsidRPr="00FA760A">
              <w:rPr>
                <w:color w:val="000000"/>
              </w:rPr>
              <w:t xml:space="preserve">La organización y </w:t>
            </w:r>
            <w:r w:rsidR="00A26598" w:rsidRPr="00FA760A">
              <w:rPr>
                <w:color w:val="000000"/>
              </w:rPr>
              <w:t>estructuras</w:t>
            </w:r>
            <w:r w:rsidRPr="00FA760A">
              <w:rPr>
                <w:color w:val="000000"/>
              </w:rPr>
              <w:t xml:space="preserve"> de las sesiones </w:t>
            </w:r>
            <w:r w:rsidR="00D02FA4" w:rsidRPr="00FA760A">
              <w:rPr>
                <w:color w:val="000000"/>
              </w:rPr>
              <w:t xml:space="preserve">son fundamentales </w:t>
            </w:r>
            <w:r w:rsidRPr="00FA760A">
              <w:rPr>
                <w:color w:val="000000"/>
              </w:rPr>
              <w:t xml:space="preserve">para el producto final, lo cual obliga a una planeación de todos los aspectos a tratar y de qué forma </w:t>
            </w:r>
            <w:r w:rsidR="00D02FA4" w:rsidRPr="00FA760A">
              <w:rPr>
                <w:color w:val="000000"/>
              </w:rPr>
              <w:t>abordarlos</w:t>
            </w:r>
            <w:r w:rsidRPr="00FA760A">
              <w:rPr>
                <w:color w:val="000000"/>
              </w:rPr>
              <w:t>.</w:t>
            </w:r>
          </w:p>
          <w:p w14:paraId="000001FA" w14:textId="4BECCAE3" w:rsidR="00F26E80" w:rsidRPr="00FA760A" w:rsidRDefault="00D02FA4" w:rsidP="00A455DC">
            <w:pPr>
              <w:numPr>
                <w:ilvl w:val="0"/>
                <w:numId w:val="1"/>
              </w:numPr>
              <w:pBdr>
                <w:top w:val="nil"/>
                <w:left w:val="nil"/>
                <w:bottom w:val="nil"/>
                <w:right w:val="nil"/>
                <w:between w:val="nil"/>
              </w:pBdr>
              <w:ind w:left="491"/>
              <w:jc w:val="both"/>
            </w:pPr>
            <w:r w:rsidRPr="00FA760A">
              <w:rPr>
                <w:color w:val="000000"/>
              </w:rPr>
              <w:t xml:space="preserve">Como se ha mencionado el manejo del tiempo debe ser suficiente para analizar y asimilar el tema central; seguidamente se debe dar espacio para la generación y preparación de ideas; luego un debate y finalmente escoger los planteamientos más destacados, este último en su mayoría se hace por consenso o votación. </w:t>
            </w:r>
          </w:p>
        </w:tc>
        <w:tc>
          <w:tcPr>
            <w:tcW w:w="4051" w:type="dxa"/>
            <w:shd w:val="clear" w:color="auto" w:fill="auto"/>
            <w:tcMar>
              <w:top w:w="100" w:type="dxa"/>
              <w:left w:w="100" w:type="dxa"/>
              <w:bottom w:w="100" w:type="dxa"/>
              <w:right w:w="100" w:type="dxa"/>
            </w:tcMar>
          </w:tcPr>
          <w:p w14:paraId="000001FB" w14:textId="77777777" w:rsidR="00F26E80" w:rsidRPr="00FA760A" w:rsidRDefault="00000000" w:rsidP="00A455DC">
            <w:pPr>
              <w:jc w:val="center"/>
            </w:pPr>
            <w:r w:rsidRPr="00FA760A">
              <w:rPr>
                <w:noProof/>
              </w:rPr>
              <w:drawing>
                <wp:inline distT="0" distB="0" distL="0" distR="0" wp14:anchorId="3CF10008" wp14:editId="049AF8BE">
                  <wp:extent cx="2445385" cy="1891030"/>
                  <wp:effectExtent l="0" t="0" r="0" b="0"/>
                  <wp:docPr id="457" name="image18.jpg" descr="Lluvia de ideas o toma de decisiones o ilustración conceptual de ideas con carácter masculino con proceso de pensamiento. Ilustración del vector"/>
                  <wp:cNvGraphicFramePr/>
                  <a:graphic xmlns:a="http://schemas.openxmlformats.org/drawingml/2006/main">
                    <a:graphicData uri="http://schemas.openxmlformats.org/drawingml/2006/picture">
                      <pic:pic xmlns:pic="http://schemas.openxmlformats.org/drawingml/2006/picture">
                        <pic:nvPicPr>
                          <pic:cNvPr id="0" name="image18.jpg" descr="Lluvia de ideas o toma de decisiones o ilustración conceptual de ideas con carácter masculino con proceso de pensamiento. Ilustración del vector"/>
                          <pic:cNvPicPr preferRelativeResize="0"/>
                        </pic:nvPicPr>
                        <pic:blipFill>
                          <a:blip r:embed="rId80"/>
                          <a:srcRect/>
                          <a:stretch>
                            <a:fillRect/>
                          </a:stretch>
                        </pic:blipFill>
                        <pic:spPr>
                          <a:xfrm>
                            <a:off x="0" y="0"/>
                            <a:ext cx="2445385" cy="1891030"/>
                          </a:xfrm>
                          <a:prstGeom prst="rect">
                            <a:avLst/>
                          </a:prstGeom>
                          <a:ln/>
                        </pic:spPr>
                      </pic:pic>
                    </a:graphicData>
                  </a:graphic>
                </wp:inline>
              </w:drawing>
            </w:r>
          </w:p>
          <w:p w14:paraId="000001FC" w14:textId="77777777" w:rsidR="00F26E80" w:rsidRPr="00FA760A" w:rsidRDefault="00F26E80" w:rsidP="00A455DC">
            <w:pPr>
              <w:jc w:val="center"/>
            </w:pPr>
          </w:p>
          <w:p w14:paraId="000001FD" w14:textId="77777777" w:rsidR="00F26E80" w:rsidRPr="00FA760A" w:rsidRDefault="00000000" w:rsidP="00A455DC">
            <w:pPr>
              <w:jc w:val="center"/>
            </w:pPr>
            <w:r w:rsidRPr="00FA760A">
              <w:t>Imagen de referencia (o similar)</w:t>
            </w:r>
          </w:p>
          <w:p w14:paraId="000001FE" w14:textId="77777777" w:rsidR="00F26E80" w:rsidRPr="00FA760A" w:rsidRDefault="00000000" w:rsidP="00A455DC">
            <w:pPr>
              <w:jc w:val="both"/>
              <w:rPr>
                <w:lang w:val="en-US"/>
              </w:rPr>
            </w:pPr>
            <w:hyperlink r:id="rId81">
              <w:r w:rsidRPr="00FA760A">
                <w:rPr>
                  <w:color w:val="0000FF"/>
                  <w:u w:val="single"/>
                  <w:lang w:val="en-US"/>
                </w:rPr>
                <w:t>https://image.shutterstock.com/image-vector/brainstorming-decision-making-idea-conceptual-600w-2180557871.jpg</w:t>
              </w:r>
            </w:hyperlink>
            <w:r w:rsidRPr="00FA760A">
              <w:rPr>
                <w:lang w:val="en-US"/>
              </w:rPr>
              <w:t xml:space="preserve"> 228130_i36</w:t>
            </w:r>
          </w:p>
          <w:p w14:paraId="000001FF" w14:textId="77777777" w:rsidR="00F26E80" w:rsidRPr="00FA760A" w:rsidRDefault="00F26E80" w:rsidP="00A455DC">
            <w:pPr>
              <w:widowControl w:val="0"/>
              <w:rPr>
                <w:b/>
                <w:color w:val="999999"/>
                <w:lang w:val="en-US"/>
              </w:rPr>
            </w:pPr>
          </w:p>
        </w:tc>
      </w:tr>
      <w:tr w:rsidR="00F26E80" w:rsidRPr="00FA760A" w14:paraId="084802E0" w14:textId="77777777">
        <w:trPr>
          <w:trHeight w:val="420"/>
        </w:trPr>
        <w:tc>
          <w:tcPr>
            <w:tcW w:w="1815" w:type="dxa"/>
            <w:shd w:val="clear" w:color="auto" w:fill="auto"/>
            <w:tcMar>
              <w:top w:w="100" w:type="dxa"/>
              <w:left w:w="100" w:type="dxa"/>
              <w:bottom w:w="100" w:type="dxa"/>
              <w:right w:w="100" w:type="dxa"/>
            </w:tcMar>
          </w:tcPr>
          <w:p w14:paraId="00000200" w14:textId="77777777" w:rsidR="00F26E80" w:rsidRPr="00FA760A" w:rsidRDefault="00000000" w:rsidP="00A455DC">
            <w:pPr>
              <w:widowControl w:val="0"/>
              <w:rPr>
                <w:b/>
                <w:color w:val="999999"/>
              </w:rPr>
            </w:pPr>
            <w:r w:rsidRPr="00FA760A">
              <w:rPr>
                <w:b/>
              </w:rPr>
              <w:t>Talleres de trabajo (</w:t>
            </w:r>
            <w:r w:rsidRPr="00FA760A">
              <w:rPr>
                <w:b/>
                <w:i/>
                <w:iCs/>
              </w:rPr>
              <w:t>workshop</w:t>
            </w:r>
            <w:r w:rsidRPr="00FA760A">
              <w:rPr>
                <w:b/>
              </w:rPr>
              <w:t>)</w:t>
            </w:r>
          </w:p>
        </w:tc>
        <w:tc>
          <w:tcPr>
            <w:tcW w:w="9835" w:type="dxa"/>
            <w:shd w:val="clear" w:color="auto" w:fill="auto"/>
            <w:tcMar>
              <w:top w:w="100" w:type="dxa"/>
              <w:left w:w="100" w:type="dxa"/>
              <w:bottom w:w="100" w:type="dxa"/>
              <w:right w:w="100" w:type="dxa"/>
            </w:tcMar>
          </w:tcPr>
          <w:p w14:paraId="00000201" w14:textId="67F3E1F4" w:rsidR="00F26E80" w:rsidRPr="00FA760A" w:rsidRDefault="005B79EE" w:rsidP="00A455DC">
            <w:pPr>
              <w:jc w:val="both"/>
            </w:pPr>
            <w:r w:rsidRPr="00FA760A">
              <w:t xml:space="preserve">Se trata de un </w:t>
            </w:r>
            <w:r w:rsidR="00A26598" w:rsidRPr="00FA760A">
              <w:t>espacio</w:t>
            </w:r>
            <w:r w:rsidRPr="00FA760A">
              <w:t xml:space="preserve"> de trabajo, donde confluyen determinadas personas, que aportan conocimientos, conceptos, opiniones, pensamientos, material de estudio e incluso dudas e inquietudes del tema </w:t>
            </w:r>
            <w:r w:rsidR="00A26598" w:rsidRPr="00FA760A">
              <w:t xml:space="preserve">proyectado para el </w:t>
            </w:r>
            <w:r w:rsidRPr="00FA760A">
              <w:t xml:space="preserve">desarrollo de </w:t>
            </w:r>
            <w:r w:rsidR="00A455DC" w:rsidRPr="00FA760A">
              <w:rPr>
                <w:i/>
                <w:iCs/>
              </w:rPr>
              <w:t>software</w:t>
            </w:r>
            <w:r w:rsidRPr="00FA760A">
              <w:t>.</w:t>
            </w:r>
          </w:p>
          <w:p w14:paraId="00000202" w14:textId="77777777" w:rsidR="00F26E80" w:rsidRPr="00FA760A" w:rsidRDefault="00F26E80" w:rsidP="00A455DC">
            <w:pPr>
              <w:widowControl w:val="0"/>
              <w:rPr>
                <w:color w:val="999999"/>
              </w:rPr>
            </w:pPr>
          </w:p>
          <w:p w14:paraId="00000203" w14:textId="5894B531" w:rsidR="00F26E80" w:rsidRPr="00FA760A" w:rsidRDefault="00000000" w:rsidP="00A455DC">
            <w:pPr>
              <w:spacing w:after="120"/>
              <w:jc w:val="both"/>
              <w:rPr>
                <w:b/>
              </w:rPr>
            </w:pPr>
            <w:r w:rsidRPr="00FA760A">
              <w:rPr>
                <w:b/>
              </w:rPr>
              <w:t>Pa</w:t>
            </w:r>
            <w:r w:rsidR="005B79EE" w:rsidRPr="00FA760A">
              <w:rPr>
                <w:b/>
              </w:rPr>
              <w:t>utas a seguir</w:t>
            </w:r>
          </w:p>
          <w:p w14:paraId="00000204" w14:textId="3E0783B6" w:rsidR="00F26E80" w:rsidRPr="00FA760A" w:rsidRDefault="00000000" w:rsidP="00A455DC">
            <w:pPr>
              <w:jc w:val="both"/>
            </w:pPr>
            <w:r w:rsidRPr="00FA760A">
              <w:t xml:space="preserve">Un </w:t>
            </w:r>
            <w:r w:rsidRPr="00FA760A">
              <w:rPr>
                <w:i/>
                <w:iCs/>
              </w:rPr>
              <w:t>workshop</w:t>
            </w:r>
            <w:r w:rsidRPr="00FA760A">
              <w:t xml:space="preserve"> exitoso, debe tener</w:t>
            </w:r>
            <w:r w:rsidR="005B79EE" w:rsidRPr="00FA760A">
              <w:t xml:space="preserve"> mínimo </w:t>
            </w:r>
            <w:r w:rsidRPr="00FA760A">
              <w:t xml:space="preserve">los siguientes aspectos: </w:t>
            </w:r>
          </w:p>
          <w:p w14:paraId="00000205" w14:textId="77777777" w:rsidR="00F26E80" w:rsidRPr="00FA760A" w:rsidRDefault="00F26E80" w:rsidP="00A455DC">
            <w:pPr>
              <w:pBdr>
                <w:top w:val="nil"/>
                <w:left w:val="nil"/>
                <w:bottom w:val="nil"/>
                <w:right w:val="nil"/>
                <w:between w:val="nil"/>
              </w:pBdr>
              <w:ind w:left="1224"/>
              <w:jc w:val="both"/>
              <w:rPr>
                <w:color w:val="000000"/>
              </w:rPr>
            </w:pPr>
          </w:p>
          <w:p w14:paraId="00000206" w14:textId="176F0DFE" w:rsidR="00F26E80" w:rsidRPr="00FA760A" w:rsidRDefault="00000000" w:rsidP="00A455DC">
            <w:pPr>
              <w:numPr>
                <w:ilvl w:val="0"/>
                <w:numId w:val="2"/>
              </w:numPr>
              <w:pBdr>
                <w:top w:val="nil"/>
                <w:left w:val="nil"/>
                <w:bottom w:val="nil"/>
                <w:right w:val="nil"/>
                <w:between w:val="nil"/>
              </w:pBdr>
              <w:ind w:left="349"/>
              <w:jc w:val="both"/>
            </w:pPr>
            <w:bookmarkStart w:id="7" w:name="_heading=h.3znysh7" w:colFirst="0" w:colLast="0"/>
            <w:bookmarkEnd w:id="7"/>
            <w:r w:rsidRPr="00FA760A">
              <w:rPr>
                <w:color w:val="000000"/>
              </w:rPr>
              <w:t xml:space="preserve">Material </w:t>
            </w:r>
            <w:r w:rsidR="00A26598" w:rsidRPr="00FA760A">
              <w:rPr>
                <w:color w:val="000000"/>
              </w:rPr>
              <w:t>óptimo</w:t>
            </w:r>
            <w:r w:rsidRPr="00FA760A">
              <w:rPr>
                <w:color w:val="000000"/>
              </w:rPr>
              <w:t xml:space="preserve">: </w:t>
            </w:r>
            <w:r w:rsidR="005B79EE" w:rsidRPr="00FA760A">
              <w:rPr>
                <w:color w:val="000000"/>
              </w:rPr>
              <w:t>Las ayudas audiovisuales, son una herramienta que facilita</w:t>
            </w:r>
            <w:r w:rsidR="00543127" w:rsidRPr="00FA760A">
              <w:rPr>
                <w:color w:val="000000"/>
              </w:rPr>
              <w:t xml:space="preserve"> captar</w:t>
            </w:r>
            <w:r w:rsidR="005B79EE" w:rsidRPr="00FA760A">
              <w:rPr>
                <w:color w:val="000000"/>
              </w:rPr>
              <w:t xml:space="preserve"> la atención de </w:t>
            </w:r>
            <w:r w:rsidRPr="00FA760A">
              <w:rPr>
                <w:color w:val="000000"/>
              </w:rPr>
              <w:t xml:space="preserve">los asistentes, </w:t>
            </w:r>
            <w:r w:rsidR="00A26598" w:rsidRPr="00FA760A">
              <w:rPr>
                <w:color w:val="000000"/>
              </w:rPr>
              <w:t xml:space="preserve">el </w:t>
            </w:r>
            <w:r w:rsidRPr="00FA760A">
              <w:rPr>
                <w:color w:val="000000"/>
              </w:rPr>
              <w:t xml:space="preserve">material </w:t>
            </w:r>
            <w:r w:rsidR="00A26598" w:rsidRPr="00FA760A">
              <w:rPr>
                <w:color w:val="000000"/>
              </w:rPr>
              <w:t xml:space="preserve">a proyectar </w:t>
            </w:r>
            <w:r w:rsidRPr="00FA760A">
              <w:rPr>
                <w:color w:val="000000"/>
              </w:rPr>
              <w:t xml:space="preserve">se debe seleccionar de  </w:t>
            </w:r>
            <w:r w:rsidR="00543127" w:rsidRPr="00FA760A">
              <w:rPr>
                <w:color w:val="000000"/>
              </w:rPr>
              <w:t>forma</w:t>
            </w:r>
            <w:r w:rsidRPr="00FA760A">
              <w:rPr>
                <w:color w:val="000000"/>
              </w:rPr>
              <w:t xml:space="preserve"> técnica, sin olvidar que </w:t>
            </w:r>
            <w:r w:rsidRPr="00FA760A">
              <w:rPr>
                <w:color w:val="000000"/>
              </w:rPr>
              <w:lastRenderedPageBreak/>
              <w:t xml:space="preserve">los grupos son heterogéneos por naturaleza, en cuanto a nivel de preparación y asimilación de </w:t>
            </w:r>
            <w:r w:rsidR="005B79EE" w:rsidRPr="00FA760A">
              <w:rPr>
                <w:color w:val="000000"/>
              </w:rPr>
              <w:t>lo</w:t>
            </w:r>
            <w:r w:rsidRPr="00FA760A">
              <w:rPr>
                <w:color w:val="000000"/>
              </w:rPr>
              <w:t>s</w:t>
            </w:r>
            <w:r w:rsidR="005B79EE" w:rsidRPr="00FA760A">
              <w:rPr>
                <w:color w:val="000000"/>
              </w:rPr>
              <w:t xml:space="preserve"> conceptos</w:t>
            </w:r>
            <w:r w:rsidRPr="00FA760A">
              <w:rPr>
                <w:color w:val="000000"/>
              </w:rPr>
              <w:t>.</w:t>
            </w:r>
          </w:p>
          <w:p w14:paraId="00000207" w14:textId="1A78963A" w:rsidR="00F26E80" w:rsidRPr="00FA760A" w:rsidRDefault="00000000" w:rsidP="00A455DC">
            <w:pPr>
              <w:numPr>
                <w:ilvl w:val="0"/>
                <w:numId w:val="2"/>
              </w:numPr>
              <w:pBdr>
                <w:top w:val="nil"/>
                <w:left w:val="nil"/>
                <w:bottom w:val="nil"/>
                <w:right w:val="nil"/>
                <w:between w:val="nil"/>
              </w:pBdr>
              <w:ind w:left="349"/>
              <w:jc w:val="both"/>
            </w:pPr>
            <w:bookmarkStart w:id="8" w:name="_heading=h.2et92p0" w:colFirst="0" w:colLast="0"/>
            <w:bookmarkEnd w:id="8"/>
            <w:r w:rsidRPr="00FA760A">
              <w:rPr>
                <w:color w:val="000000"/>
              </w:rPr>
              <w:t xml:space="preserve">Sitio adecuando: Es una experiencia que requiere de mucha concentración, lo cual implica contar un sitio optimo en cuanto a privacidad, comodidad, </w:t>
            </w:r>
            <w:r w:rsidR="005B79EE" w:rsidRPr="00FA760A">
              <w:rPr>
                <w:color w:val="000000"/>
              </w:rPr>
              <w:t>confianza, n</w:t>
            </w:r>
            <w:r w:rsidRPr="00FA760A">
              <w:rPr>
                <w:color w:val="000000"/>
              </w:rPr>
              <w:t>o</w:t>
            </w:r>
            <w:r w:rsidR="005B79EE" w:rsidRPr="00FA760A">
              <w:rPr>
                <w:color w:val="000000"/>
              </w:rPr>
              <w:t xml:space="preserve"> se puede </w:t>
            </w:r>
            <w:r w:rsidRPr="00FA760A">
              <w:rPr>
                <w:color w:val="000000"/>
              </w:rPr>
              <w:t>olvid</w:t>
            </w:r>
            <w:r w:rsidR="005B79EE" w:rsidRPr="00FA760A">
              <w:rPr>
                <w:color w:val="000000"/>
              </w:rPr>
              <w:t>ar</w:t>
            </w:r>
            <w:r w:rsidRPr="00FA760A">
              <w:rPr>
                <w:color w:val="000000"/>
              </w:rPr>
              <w:t xml:space="preserve"> que la misión </w:t>
            </w:r>
            <w:r w:rsidR="005B79EE" w:rsidRPr="00FA760A">
              <w:rPr>
                <w:color w:val="000000"/>
              </w:rPr>
              <w:t xml:space="preserve">a cumplir es de gran importancia y por ende se deben proporcionar los espacios y elementos </w:t>
            </w:r>
            <w:r w:rsidR="00543127" w:rsidRPr="00FA760A">
              <w:rPr>
                <w:color w:val="000000"/>
              </w:rPr>
              <w:t>ídoneos</w:t>
            </w:r>
            <w:r w:rsidRPr="00FA760A">
              <w:rPr>
                <w:color w:val="000000"/>
              </w:rPr>
              <w:t>.</w:t>
            </w:r>
          </w:p>
          <w:p w14:paraId="00000208" w14:textId="13C1405F" w:rsidR="00F26E80" w:rsidRPr="00FA760A" w:rsidRDefault="00000000" w:rsidP="00A455DC">
            <w:pPr>
              <w:numPr>
                <w:ilvl w:val="0"/>
                <w:numId w:val="2"/>
              </w:numPr>
              <w:pBdr>
                <w:top w:val="nil"/>
                <w:left w:val="nil"/>
                <w:bottom w:val="nil"/>
                <w:right w:val="nil"/>
                <w:between w:val="nil"/>
              </w:pBdr>
              <w:ind w:left="349"/>
              <w:jc w:val="both"/>
              <w:rPr>
                <w:color w:val="999999"/>
              </w:rPr>
            </w:pPr>
            <w:bookmarkStart w:id="9" w:name="_heading=h.tyjcwt" w:colFirst="0" w:colLast="0"/>
            <w:bookmarkEnd w:id="9"/>
            <w:r w:rsidRPr="00FA760A">
              <w:rPr>
                <w:color w:val="000000"/>
              </w:rPr>
              <w:t xml:space="preserve">Ritmo adecuado: </w:t>
            </w:r>
            <w:r w:rsidR="005B79EE" w:rsidRPr="00FA760A">
              <w:rPr>
                <w:color w:val="000000"/>
              </w:rPr>
              <w:t>El manejo del tiempo</w:t>
            </w:r>
            <w:r w:rsidR="00543127" w:rsidRPr="00FA760A">
              <w:rPr>
                <w:color w:val="000000"/>
              </w:rPr>
              <w:t xml:space="preserve"> es fundamental, así como</w:t>
            </w:r>
            <w:r w:rsidR="005B79EE" w:rsidRPr="00FA760A">
              <w:rPr>
                <w:color w:val="000000"/>
              </w:rPr>
              <w:t xml:space="preserve"> realizar pausas activas de manera organizada</w:t>
            </w:r>
            <w:r w:rsidR="00543127" w:rsidRPr="00FA760A">
              <w:rPr>
                <w:color w:val="000000"/>
              </w:rPr>
              <w:t>;</w:t>
            </w:r>
            <w:r w:rsidR="005B79EE" w:rsidRPr="00FA760A">
              <w:rPr>
                <w:color w:val="000000"/>
              </w:rPr>
              <w:t xml:space="preserve"> la metodología </w:t>
            </w:r>
            <w:r w:rsidR="00543127" w:rsidRPr="00FA760A">
              <w:rPr>
                <w:color w:val="000000"/>
              </w:rPr>
              <w:t xml:space="preserve">debe ser planeada con antelación y socializada, </w:t>
            </w:r>
            <w:r w:rsidRPr="00FA760A">
              <w:rPr>
                <w:color w:val="000000"/>
              </w:rPr>
              <w:t xml:space="preserve">por ejemplo, cambiando de actividad o de tema-subtema. </w:t>
            </w:r>
            <w:r w:rsidR="005B79EE" w:rsidRPr="00FA760A">
              <w:rPr>
                <w:color w:val="000000"/>
              </w:rPr>
              <w:t xml:space="preserve">Sumado a </w:t>
            </w:r>
            <w:r w:rsidRPr="00FA760A">
              <w:rPr>
                <w:color w:val="000000"/>
              </w:rPr>
              <w:t xml:space="preserve">los descansos </w:t>
            </w:r>
            <w:r w:rsidR="005B79EE" w:rsidRPr="00FA760A">
              <w:rPr>
                <w:color w:val="000000"/>
              </w:rPr>
              <w:t xml:space="preserve">programados </w:t>
            </w:r>
            <w:r w:rsidRPr="00FA760A">
              <w:rPr>
                <w:color w:val="000000"/>
              </w:rPr>
              <w:t>de 15 y hasta 20 minutos, luego de jornadas entre 3 o 4 horas.</w:t>
            </w:r>
          </w:p>
        </w:tc>
        <w:tc>
          <w:tcPr>
            <w:tcW w:w="4051" w:type="dxa"/>
            <w:shd w:val="clear" w:color="auto" w:fill="auto"/>
            <w:tcMar>
              <w:top w:w="100" w:type="dxa"/>
              <w:left w:w="100" w:type="dxa"/>
              <w:bottom w:w="100" w:type="dxa"/>
              <w:right w:w="100" w:type="dxa"/>
            </w:tcMar>
          </w:tcPr>
          <w:p w14:paraId="00000209" w14:textId="77777777" w:rsidR="00F26E80" w:rsidRPr="00FA760A" w:rsidRDefault="00000000" w:rsidP="00A455DC">
            <w:pPr>
              <w:widowControl w:val="0"/>
              <w:rPr>
                <w:b/>
                <w:color w:val="999999"/>
              </w:rPr>
            </w:pPr>
            <w:r w:rsidRPr="00FA760A">
              <w:rPr>
                <w:noProof/>
              </w:rPr>
              <w:lastRenderedPageBreak/>
              <w:drawing>
                <wp:inline distT="0" distB="0" distL="0" distR="0" wp14:anchorId="48454F97" wp14:editId="260B2109">
                  <wp:extent cx="2445385" cy="1711960"/>
                  <wp:effectExtent l="0" t="0" r="0" b="0"/>
                  <wp:docPr id="458" name="image24.jpg" descr="Ver el hombro de una mujer de negocios sentado en el escritorio del trabajo mirar la pantalla de la computadora donde un collage de muchas personas diversas involucradas en la actividad de las negociaciones de videoconferencia, concepto moderno de uso de la tecnología de aplicaciones"/>
                  <wp:cNvGraphicFramePr/>
                  <a:graphic xmlns:a="http://schemas.openxmlformats.org/drawingml/2006/main">
                    <a:graphicData uri="http://schemas.openxmlformats.org/drawingml/2006/picture">
                      <pic:pic xmlns:pic="http://schemas.openxmlformats.org/drawingml/2006/picture">
                        <pic:nvPicPr>
                          <pic:cNvPr id="0" name="image24.jpg" descr="Ver el hombro de una mujer de negocios sentado en el escritorio del trabajo mirar la pantalla de la computadora donde un collage de muchas personas diversas involucradas en la actividad de las negociaciones de videoconferencia, concepto moderno de uso de la tecnología de aplicaciones"/>
                          <pic:cNvPicPr preferRelativeResize="0"/>
                        </pic:nvPicPr>
                        <pic:blipFill>
                          <a:blip r:embed="rId82"/>
                          <a:srcRect/>
                          <a:stretch>
                            <a:fillRect/>
                          </a:stretch>
                        </pic:blipFill>
                        <pic:spPr>
                          <a:xfrm>
                            <a:off x="0" y="0"/>
                            <a:ext cx="2445385" cy="1711960"/>
                          </a:xfrm>
                          <a:prstGeom prst="rect">
                            <a:avLst/>
                          </a:prstGeom>
                          <a:ln/>
                        </pic:spPr>
                      </pic:pic>
                    </a:graphicData>
                  </a:graphic>
                </wp:inline>
              </w:drawing>
            </w:r>
          </w:p>
          <w:p w14:paraId="0000020A" w14:textId="77777777" w:rsidR="00F26E80" w:rsidRPr="00FA760A" w:rsidRDefault="00000000" w:rsidP="00A455DC">
            <w:pPr>
              <w:jc w:val="center"/>
            </w:pPr>
            <w:r w:rsidRPr="00FA760A">
              <w:lastRenderedPageBreak/>
              <w:t>Imagen de referencia (o similar)</w:t>
            </w:r>
          </w:p>
          <w:p w14:paraId="0000020B" w14:textId="77777777" w:rsidR="00F26E80" w:rsidRPr="00FA760A" w:rsidRDefault="00000000" w:rsidP="00A455DC">
            <w:pPr>
              <w:jc w:val="both"/>
              <w:rPr>
                <w:lang w:val="en-US"/>
              </w:rPr>
            </w:pPr>
            <w:hyperlink r:id="rId83">
              <w:r w:rsidRPr="00FA760A">
                <w:rPr>
                  <w:color w:val="0000FF"/>
                  <w:u w:val="single"/>
                  <w:lang w:val="en-US"/>
                </w:rPr>
                <w:t>https://image.shutterstock.com/image-photo/view-over-businesslady-shoulder-seated-600w-1704165919.jpg</w:t>
              </w:r>
            </w:hyperlink>
            <w:r w:rsidRPr="00FA760A">
              <w:rPr>
                <w:lang w:val="en-US"/>
              </w:rPr>
              <w:t xml:space="preserve">  228130_i37</w:t>
            </w:r>
          </w:p>
          <w:p w14:paraId="0000020C" w14:textId="77777777" w:rsidR="00F26E80" w:rsidRPr="00FA760A" w:rsidRDefault="00F26E80" w:rsidP="00A455DC">
            <w:pPr>
              <w:widowControl w:val="0"/>
              <w:rPr>
                <w:b/>
                <w:color w:val="999999"/>
                <w:lang w:val="en-US"/>
              </w:rPr>
            </w:pPr>
          </w:p>
        </w:tc>
      </w:tr>
      <w:tr w:rsidR="00F26E80" w:rsidRPr="00FA760A" w14:paraId="4DA312DB" w14:textId="77777777">
        <w:trPr>
          <w:trHeight w:val="420"/>
        </w:trPr>
        <w:tc>
          <w:tcPr>
            <w:tcW w:w="1815" w:type="dxa"/>
            <w:shd w:val="clear" w:color="auto" w:fill="auto"/>
            <w:tcMar>
              <w:top w:w="100" w:type="dxa"/>
              <w:left w:w="100" w:type="dxa"/>
              <w:bottom w:w="100" w:type="dxa"/>
              <w:right w:w="100" w:type="dxa"/>
            </w:tcMar>
          </w:tcPr>
          <w:p w14:paraId="0000020D" w14:textId="77777777" w:rsidR="00F26E80" w:rsidRPr="00FA760A" w:rsidRDefault="00000000" w:rsidP="00A455DC">
            <w:pPr>
              <w:widowControl w:val="0"/>
              <w:rPr>
                <w:b/>
                <w:color w:val="999999"/>
              </w:rPr>
            </w:pPr>
            <w:r w:rsidRPr="00FA760A">
              <w:rPr>
                <w:b/>
              </w:rPr>
              <w:lastRenderedPageBreak/>
              <w:t>Listas de Verificación</w:t>
            </w:r>
          </w:p>
        </w:tc>
        <w:tc>
          <w:tcPr>
            <w:tcW w:w="9835" w:type="dxa"/>
            <w:shd w:val="clear" w:color="auto" w:fill="auto"/>
            <w:tcMar>
              <w:top w:w="100" w:type="dxa"/>
              <w:left w:w="100" w:type="dxa"/>
              <w:bottom w:w="100" w:type="dxa"/>
              <w:right w:w="100" w:type="dxa"/>
            </w:tcMar>
          </w:tcPr>
          <w:p w14:paraId="0000020E" w14:textId="103AB232" w:rsidR="00F26E80" w:rsidRPr="00FA760A" w:rsidRDefault="005B79EE" w:rsidP="00A455DC">
            <w:pPr>
              <w:jc w:val="both"/>
            </w:pPr>
            <w:r w:rsidRPr="00FA760A">
              <w:t>Denominado “</w:t>
            </w:r>
            <w:r w:rsidRPr="00FA760A">
              <w:rPr>
                <w:i/>
              </w:rPr>
              <w:t>checklist</w:t>
            </w:r>
            <w:r w:rsidRPr="00FA760A">
              <w:t xml:space="preserve">” o lista de verificación se utiliza para analizar una o más propiedades de un tema en concreto que se somete a consideración de un grupo de observadores. Generalmente esta herramienta se </w:t>
            </w:r>
            <w:r w:rsidR="00543127" w:rsidRPr="00FA760A">
              <w:t xml:space="preserve">cumple </w:t>
            </w:r>
            <w:r w:rsidRPr="00FA760A">
              <w:t>mediante una lista de preguntas con respuestas cerradas. Algunos autores las denominan como “respuestas binarias” ya que se niega (f</w:t>
            </w:r>
            <w:r w:rsidRPr="00FA760A">
              <w:rPr>
                <w:i/>
                <w:iCs/>
              </w:rPr>
              <w:t>alse</w:t>
            </w:r>
            <w:r w:rsidRPr="00FA760A">
              <w:t>) o aprueba (</w:t>
            </w:r>
            <w:r w:rsidRPr="00FA760A">
              <w:rPr>
                <w:i/>
                <w:iCs/>
              </w:rPr>
              <w:t>true)</w:t>
            </w:r>
            <w:r w:rsidR="008F1B46" w:rsidRPr="00FA760A">
              <w:t xml:space="preserve">. </w:t>
            </w:r>
            <w:r w:rsidRPr="00FA760A">
              <w:t>Este carácter cerrado de las respuestas, aunque muy criticado y con muchas desventajas</w:t>
            </w:r>
            <w:r w:rsidR="008F1B46" w:rsidRPr="00FA760A">
              <w:t xml:space="preserve">, </w:t>
            </w:r>
            <w:r w:rsidRPr="00FA760A">
              <w:t xml:space="preserve">ofrece un nivel de precisión y objetividad muy alto, que se le debe sacar </w:t>
            </w:r>
            <w:r w:rsidR="00487F35" w:rsidRPr="00FA760A">
              <w:t>provecho.</w:t>
            </w:r>
          </w:p>
          <w:p w14:paraId="0000020F" w14:textId="77777777" w:rsidR="00F26E80" w:rsidRPr="00FA760A" w:rsidRDefault="00F26E80" w:rsidP="00A455DC">
            <w:pPr>
              <w:jc w:val="both"/>
            </w:pPr>
          </w:p>
          <w:p w14:paraId="00000211" w14:textId="38AD2927" w:rsidR="00F26E80" w:rsidRPr="00FA760A" w:rsidRDefault="005B79EE" w:rsidP="00A455DC">
            <w:pPr>
              <w:spacing w:after="120"/>
              <w:jc w:val="both"/>
              <w:rPr>
                <w:b/>
              </w:rPr>
            </w:pPr>
            <w:r w:rsidRPr="00FA760A">
              <w:rPr>
                <w:b/>
              </w:rPr>
              <w:t>Consideraciones</w:t>
            </w:r>
          </w:p>
          <w:p w14:paraId="00000212" w14:textId="52593676" w:rsidR="00F26E80" w:rsidRPr="00FA760A" w:rsidRDefault="00000000" w:rsidP="00A455DC">
            <w:r w:rsidRPr="00FA760A">
              <w:t>Una lista de verificación bien construida debe tener en cuenta los aspectos</w:t>
            </w:r>
            <w:r w:rsidR="00157D99" w:rsidRPr="00FA760A">
              <w:t xml:space="preserve"> descritos a continuación</w:t>
            </w:r>
            <w:r w:rsidRPr="00FA760A">
              <w:t xml:space="preserve">: </w:t>
            </w:r>
          </w:p>
          <w:p w14:paraId="00000213" w14:textId="0753B411" w:rsidR="00F26E80" w:rsidRPr="00FA760A" w:rsidRDefault="00000000" w:rsidP="00A455DC">
            <w:pPr>
              <w:numPr>
                <w:ilvl w:val="0"/>
                <w:numId w:val="15"/>
              </w:numPr>
              <w:pBdr>
                <w:top w:val="nil"/>
                <w:left w:val="nil"/>
                <w:bottom w:val="nil"/>
                <w:right w:val="nil"/>
                <w:between w:val="nil"/>
              </w:pBdr>
              <w:ind w:left="349" w:hanging="283"/>
            </w:pPr>
            <w:r w:rsidRPr="00FA760A">
              <w:rPr>
                <w:color w:val="000000"/>
              </w:rPr>
              <w:t xml:space="preserve">Crear </w:t>
            </w:r>
            <w:r w:rsidR="00157D99" w:rsidRPr="00FA760A">
              <w:rPr>
                <w:color w:val="000000"/>
              </w:rPr>
              <w:t>el registro</w:t>
            </w:r>
            <w:r w:rsidRPr="00FA760A">
              <w:rPr>
                <w:color w:val="000000"/>
              </w:rPr>
              <w:t xml:space="preserve"> respetando detalles como </w:t>
            </w:r>
            <w:r w:rsidR="00487F35" w:rsidRPr="00FA760A">
              <w:rPr>
                <w:color w:val="000000"/>
              </w:rPr>
              <w:t>categoría, la</w:t>
            </w:r>
            <w:r w:rsidRPr="00FA760A">
              <w:rPr>
                <w:color w:val="000000"/>
              </w:rPr>
              <w:t xml:space="preserve"> escala determinada </w:t>
            </w:r>
            <w:r w:rsidR="00157D99" w:rsidRPr="00FA760A">
              <w:rPr>
                <w:color w:val="000000"/>
              </w:rPr>
              <w:t xml:space="preserve">en </w:t>
            </w:r>
            <w:r w:rsidRPr="00FA760A">
              <w:rPr>
                <w:color w:val="000000"/>
              </w:rPr>
              <w:t>cada pregunta y un detalle que parece obvio, pero es necesario mencionar, dibujar las cuadriculas que guíen al usuario en el manejo de</w:t>
            </w:r>
            <w:r w:rsidR="008F1B46" w:rsidRPr="00FA760A">
              <w:rPr>
                <w:color w:val="000000"/>
              </w:rPr>
              <w:t xml:space="preserve"> la misma</w:t>
            </w:r>
            <w:r w:rsidRPr="00FA760A">
              <w:rPr>
                <w:color w:val="000000"/>
              </w:rPr>
              <w:t>.</w:t>
            </w:r>
          </w:p>
          <w:p w14:paraId="00000214" w14:textId="5F8C7C13" w:rsidR="00F26E80" w:rsidRPr="00FA760A" w:rsidRDefault="00000000" w:rsidP="00A455DC">
            <w:pPr>
              <w:numPr>
                <w:ilvl w:val="0"/>
                <w:numId w:val="15"/>
              </w:numPr>
              <w:pBdr>
                <w:top w:val="nil"/>
                <w:left w:val="nil"/>
                <w:bottom w:val="nil"/>
                <w:right w:val="nil"/>
                <w:between w:val="nil"/>
              </w:pBdr>
              <w:ind w:left="349" w:hanging="283"/>
            </w:pPr>
            <w:r w:rsidRPr="00FA760A">
              <w:rPr>
                <w:color w:val="000000"/>
              </w:rPr>
              <w:t>Determinar los periodos de verificación en forma clara y concisa.</w:t>
            </w:r>
          </w:p>
          <w:p w14:paraId="00000215" w14:textId="5AC05454" w:rsidR="00F26E80" w:rsidRPr="00FA760A" w:rsidRDefault="00000000" w:rsidP="00A455DC">
            <w:pPr>
              <w:numPr>
                <w:ilvl w:val="0"/>
                <w:numId w:val="15"/>
              </w:numPr>
              <w:pBdr>
                <w:top w:val="nil"/>
                <w:left w:val="nil"/>
                <w:bottom w:val="nil"/>
                <w:right w:val="nil"/>
                <w:between w:val="nil"/>
              </w:pBdr>
              <w:ind w:left="349" w:hanging="283"/>
              <w:jc w:val="both"/>
            </w:pPr>
            <w:r w:rsidRPr="00FA760A">
              <w:rPr>
                <w:color w:val="000000"/>
              </w:rPr>
              <w:t xml:space="preserve">Clarificar el área, tema, subtema, etc., </w:t>
            </w:r>
            <w:r w:rsidR="008F1B46" w:rsidRPr="00FA760A">
              <w:rPr>
                <w:color w:val="000000"/>
              </w:rPr>
              <w:t>para que al final sea más fácil recoger los objetivos</w:t>
            </w:r>
            <w:r w:rsidRPr="00FA760A">
              <w:rPr>
                <w:color w:val="000000"/>
              </w:rPr>
              <w:t xml:space="preserve"> específicos </w:t>
            </w:r>
            <w:r w:rsidR="008F1B46" w:rsidRPr="00FA760A">
              <w:rPr>
                <w:color w:val="000000"/>
              </w:rPr>
              <w:t xml:space="preserve">y hacer la </w:t>
            </w:r>
            <w:r w:rsidRPr="00FA760A">
              <w:rPr>
                <w:color w:val="000000"/>
              </w:rPr>
              <w:t>verific</w:t>
            </w:r>
            <w:r w:rsidR="008F1B46" w:rsidRPr="00FA760A">
              <w:rPr>
                <w:color w:val="000000"/>
              </w:rPr>
              <w:t>ación</w:t>
            </w:r>
          </w:p>
          <w:p w14:paraId="00000216" w14:textId="25E9CE21" w:rsidR="00F26E80" w:rsidRPr="00FA760A" w:rsidRDefault="00000000" w:rsidP="00A455DC">
            <w:pPr>
              <w:numPr>
                <w:ilvl w:val="0"/>
                <w:numId w:val="15"/>
              </w:numPr>
              <w:pBdr>
                <w:top w:val="nil"/>
                <w:left w:val="nil"/>
                <w:bottom w:val="nil"/>
                <w:right w:val="nil"/>
                <w:between w:val="nil"/>
              </w:pBdr>
              <w:ind w:left="349" w:hanging="283"/>
              <w:jc w:val="both"/>
              <w:rPr>
                <w:color w:val="999999"/>
              </w:rPr>
            </w:pPr>
            <w:r w:rsidRPr="00FA760A">
              <w:rPr>
                <w:color w:val="000000"/>
              </w:rPr>
              <w:t xml:space="preserve">Realizar los cálculos estadísticos y </w:t>
            </w:r>
            <w:r w:rsidR="0082102D" w:rsidRPr="00FA760A">
              <w:rPr>
                <w:color w:val="000000"/>
              </w:rPr>
              <w:t>el análisis</w:t>
            </w:r>
            <w:r w:rsidRPr="00FA760A">
              <w:rPr>
                <w:color w:val="000000"/>
              </w:rPr>
              <w:t xml:space="preserve"> para llegar a una conclusión efectiva.</w:t>
            </w:r>
          </w:p>
        </w:tc>
        <w:tc>
          <w:tcPr>
            <w:tcW w:w="4051" w:type="dxa"/>
            <w:shd w:val="clear" w:color="auto" w:fill="auto"/>
            <w:tcMar>
              <w:top w:w="100" w:type="dxa"/>
              <w:left w:w="100" w:type="dxa"/>
              <w:bottom w:w="100" w:type="dxa"/>
              <w:right w:w="100" w:type="dxa"/>
            </w:tcMar>
          </w:tcPr>
          <w:p w14:paraId="00000217" w14:textId="77777777" w:rsidR="00F26E80" w:rsidRPr="00FA760A" w:rsidRDefault="00000000" w:rsidP="00A455DC">
            <w:pPr>
              <w:widowControl w:val="0"/>
            </w:pPr>
            <w:r w:rsidRPr="00FA760A">
              <w:rPr>
                <w:b/>
                <w:color w:val="999999"/>
              </w:rPr>
              <w:t>I</w:t>
            </w:r>
            <w:r w:rsidRPr="00FA760A">
              <w:t xml:space="preserve"> </w:t>
            </w:r>
            <w:r w:rsidRPr="00FA760A">
              <w:rPr>
                <w:noProof/>
              </w:rPr>
              <w:drawing>
                <wp:inline distT="0" distB="0" distL="0" distR="0" wp14:anchorId="13FF0D32" wp14:editId="3AA9F01C">
                  <wp:extent cx="2445385" cy="1711960"/>
                  <wp:effectExtent l="0" t="0" r="0" b="0"/>
                  <wp:docPr id="459" name="image25.jpg" descr="Concepto de negocio del servicio de coches y lista de comprobación inteligente del servicio de coches en pantalla virtual, cierre la mano de un hombre que lleve el signo de lápiz en la lista de comprobación y utilice el portátil en la oficina del centro de servicio de coches y la parte automática en la mesa"/>
                  <wp:cNvGraphicFramePr/>
                  <a:graphic xmlns:a="http://schemas.openxmlformats.org/drawingml/2006/main">
                    <a:graphicData uri="http://schemas.openxmlformats.org/drawingml/2006/picture">
                      <pic:pic xmlns:pic="http://schemas.openxmlformats.org/drawingml/2006/picture">
                        <pic:nvPicPr>
                          <pic:cNvPr id="0" name="image25.jpg" descr="Concepto de negocio del servicio de coches y lista de comprobación inteligente del servicio de coches en pantalla virtual, cierre la mano de un hombre que lleve el signo de lápiz en la lista de comprobación y utilice el portátil en la oficina del centro de servicio de coches y la parte automática en la mesa"/>
                          <pic:cNvPicPr preferRelativeResize="0"/>
                        </pic:nvPicPr>
                        <pic:blipFill>
                          <a:blip r:embed="rId84"/>
                          <a:srcRect/>
                          <a:stretch>
                            <a:fillRect/>
                          </a:stretch>
                        </pic:blipFill>
                        <pic:spPr>
                          <a:xfrm>
                            <a:off x="0" y="0"/>
                            <a:ext cx="2445385" cy="1711960"/>
                          </a:xfrm>
                          <a:prstGeom prst="rect">
                            <a:avLst/>
                          </a:prstGeom>
                          <a:ln/>
                        </pic:spPr>
                      </pic:pic>
                    </a:graphicData>
                  </a:graphic>
                </wp:inline>
              </w:drawing>
            </w:r>
          </w:p>
          <w:p w14:paraId="00000218" w14:textId="77777777" w:rsidR="00F26E80" w:rsidRPr="00FA760A" w:rsidRDefault="00000000" w:rsidP="00A455DC">
            <w:pPr>
              <w:jc w:val="center"/>
            </w:pPr>
            <w:r w:rsidRPr="00FA760A">
              <w:t>Imagen de referencia (o similar)</w:t>
            </w:r>
          </w:p>
          <w:p w14:paraId="00000219" w14:textId="77777777" w:rsidR="00F26E80" w:rsidRPr="00FA760A" w:rsidRDefault="00000000" w:rsidP="00A455DC">
            <w:pPr>
              <w:jc w:val="both"/>
              <w:rPr>
                <w:lang w:val="en-US"/>
              </w:rPr>
            </w:pPr>
            <w:hyperlink r:id="rId85">
              <w:r w:rsidRPr="00FA760A">
                <w:rPr>
                  <w:color w:val="0000FF"/>
                  <w:u w:val="single"/>
                  <w:lang w:val="en-US"/>
                </w:rPr>
                <w:t>https://image.shutterstock.com/image-photo/car-service-business-concept-smart-600w-2164099863.jpg</w:t>
              </w:r>
            </w:hyperlink>
            <w:r w:rsidRPr="00FA760A">
              <w:rPr>
                <w:lang w:val="en-US"/>
              </w:rPr>
              <w:t xml:space="preserve">   228130_i38</w:t>
            </w:r>
          </w:p>
          <w:p w14:paraId="0000021A" w14:textId="77777777" w:rsidR="00F26E80" w:rsidRPr="00FA760A" w:rsidRDefault="00F26E80" w:rsidP="00A455DC">
            <w:pPr>
              <w:widowControl w:val="0"/>
              <w:rPr>
                <w:b/>
                <w:color w:val="999999"/>
                <w:lang w:val="en-US"/>
              </w:rPr>
            </w:pPr>
          </w:p>
        </w:tc>
      </w:tr>
    </w:tbl>
    <w:p w14:paraId="0000021B" w14:textId="77777777" w:rsidR="00F26E80" w:rsidRPr="00FA760A" w:rsidRDefault="00F26E80" w:rsidP="00A455DC">
      <w:pPr>
        <w:pBdr>
          <w:top w:val="nil"/>
          <w:left w:val="nil"/>
          <w:bottom w:val="nil"/>
          <w:right w:val="nil"/>
          <w:between w:val="nil"/>
        </w:pBdr>
        <w:spacing w:line="240" w:lineRule="auto"/>
        <w:jc w:val="both"/>
        <w:rPr>
          <w:lang w:val="en-US"/>
        </w:rPr>
      </w:pPr>
    </w:p>
    <w:p w14:paraId="0000021C" w14:textId="77777777" w:rsidR="00F26E80" w:rsidRPr="00FA760A" w:rsidRDefault="00000000" w:rsidP="00A455DC">
      <w:pPr>
        <w:pBdr>
          <w:top w:val="nil"/>
          <w:left w:val="nil"/>
          <w:bottom w:val="nil"/>
          <w:right w:val="nil"/>
          <w:between w:val="nil"/>
        </w:pBdr>
        <w:spacing w:line="240" w:lineRule="auto"/>
        <w:jc w:val="both"/>
        <w:rPr>
          <w:b/>
        </w:rPr>
      </w:pPr>
      <w:r w:rsidRPr="00FA760A">
        <w:rPr>
          <w:b/>
        </w:rPr>
        <w:t>2.2 Técnicas ágiles</w:t>
      </w:r>
    </w:p>
    <w:p w14:paraId="0000021D" w14:textId="77777777" w:rsidR="00F26E80" w:rsidRPr="00FA760A" w:rsidRDefault="00F26E80" w:rsidP="00A455DC">
      <w:pPr>
        <w:pBdr>
          <w:top w:val="nil"/>
          <w:left w:val="nil"/>
          <w:bottom w:val="nil"/>
          <w:right w:val="nil"/>
          <w:between w:val="nil"/>
        </w:pBdr>
        <w:spacing w:line="240" w:lineRule="auto"/>
        <w:jc w:val="both"/>
        <w:rPr>
          <w:b/>
        </w:rPr>
      </w:pPr>
    </w:p>
    <w:tbl>
      <w:tblPr>
        <w:tblStyle w:val="afffffff3"/>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F26E80" w:rsidRPr="00FA760A" w14:paraId="04174057" w14:textId="77777777">
        <w:trPr>
          <w:trHeight w:val="580"/>
        </w:trPr>
        <w:tc>
          <w:tcPr>
            <w:tcW w:w="1676" w:type="dxa"/>
            <w:shd w:val="clear" w:color="auto" w:fill="C9DAF8"/>
            <w:tcMar>
              <w:top w:w="100" w:type="dxa"/>
              <w:left w:w="100" w:type="dxa"/>
              <w:bottom w:w="100" w:type="dxa"/>
              <w:right w:w="100" w:type="dxa"/>
            </w:tcMar>
          </w:tcPr>
          <w:p w14:paraId="0000021E" w14:textId="77777777" w:rsidR="00F26E80" w:rsidRPr="00FA760A" w:rsidRDefault="00000000" w:rsidP="00A455DC">
            <w:pPr>
              <w:widowControl w:val="0"/>
              <w:pBdr>
                <w:top w:val="nil"/>
                <w:left w:val="nil"/>
                <w:bottom w:val="nil"/>
                <w:right w:val="nil"/>
                <w:between w:val="nil"/>
              </w:pBdr>
            </w:pPr>
            <w:r w:rsidRPr="00FA760A">
              <w:t>Tipo de recurso</w:t>
            </w:r>
          </w:p>
        </w:tc>
        <w:tc>
          <w:tcPr>
            <w:tcW w:w="14025" w:type="dxa"/>
            <w:shd w:val="clear" w:color="auto" w:fill="C9DAF8"/>
            <w:tcMar>
              <w:top w:w="100" w:type="dxa"/>
              <w:left w:w="100" w:type="dxa"/>
              <w:bottom w:w="100" w:type="dxa"/>
              <w:right w:w="100" w:type="dxa"/>
            </w:tcMar>
          </w:tcPr>
          <w:p w14:paraId="0000021F" w14:textId="77777777" w:rsidR="00F26E80" w:rsidRPr="00FA760A" w:rsidRDefault="00000000" w:rsidP="00A455DC">
            <w:pPr>
              <w:pStyle w:val="Ttulo"/>
              <w:jc w:val="center"/>
              <w:rPr>
                <w:sz w:val="22"/>
                <w:szCs w:val="22"/>
              </w:rPr>
            </w:pPr>
            <w:r w:rsidRPr="00FA760A">
              <w:rPr>
                <w:sz w:val="22"/>
                <w:szCs w:val="22"/>
              </w:rPr>
              <w:t>Cajón de texto de color</w:t>
            </w:r>
          </w:p>
        </w:tc>
      </w:tr>
      <w:tr w:rsidR="00F26E80" w:rsidRPr="00FA760A" w14:paraId="0B0C08D9" w14:textId="77777777">
        <w:trPr>
          <w:trHeight w:val="420"/>
        </w:trPr>
        <w:tc>
          <w:tcPr>
            <w:tcW w:w="15701" w:type="dxa"/>
            <w:gridSpan w:val="2"/>
            <w:shd w:val="clear" w:color="auto" w:fill="auto"/>
            <w:tcMar>
              <w:top w:w="100" w:type="dxa"/>
              <w:left w:w="100" w:type="dxa"/>
              <w:bottom w:w="100" w:type="dxa"/>
              <w:right w:w="100" w:type="dxa"/>
            </w:tcMar>
          </w:tcPr>
          <w:p w14:paraId="00000220" w14:textId="025F9194" w:rsidR="00F26E80" w:rsidRPr="00FA760A" w:rsidRDefault="008F1B46" w:rsidP="00A455DC">
            <w:pPr>
              <w:jc w:val="both"/>
            </w:pPr>
            <w:r w:rsidRPr="00FA760A">
              <w:t>En la historia de la humanidad, la necesidad de mejora  ha sido una constante en cada proceso, lo que ha llevado a la evolución en todos los ámbitos. Fue así como en el año 2001, se comienza a mencionar el término “</w:t>
            </w:r>
            <w:r w:rsidRPr="00FA760A">
              <w:rPr>
                <w:i/>
              </w:rPr>
              <w:t>ágil</w:t>
            </w:r>
            <w:r w:rsidRPr="00FA760A">
              <w:t xml:space="preserve">” en el mundo del desarrollo de </w:t>
            </w:r>
            <w:r w:rsidR="00A455DC" w:rsidRPr="00FA760A">
              <w:rPr>
                <w:i/>
                <w:iCs/>
              </w:rPr>
              <w:t>software</w:t>
            </w:r>
            <w:r w:rsidRPr="00FA760A">
              <w:t xml:space="preserve">, dado que </w:t>
            </w:r>
            <w:r w:rsidR="00E66AFB" w:rsidRPr="00FA760A">
              <w:t>existían</w:t>
            </w:r>
            <w:r w:rsidRPr="00FA760A">
              <w:t xml:space="preserve"> proyectos que contaban con todas las herramientas modernas para la época: infraestructura, sin embargo, los resultados, aunque eran los esperados, requerían demasiado tiempo, especialmente </w:t>
            </w:r>
            <w:r w:rsidRPr="00FA760A">
              <w:lastRenderedPageBreak/>
              <w:t xml:space="preserve">cuando surgían cambios. Fue así como un grupo de 17 personas, que venían trabajando en </w:t>
            </w:r>
            <w:r w:rsidR="00E66AFB" w:rsidRPr="00FA760A">
              <w:t>desarrollo</w:t>
            </w:r>
            <w:r w:rsidRPr="00FA760A">
              <w:t xml:space="preserve">s de </w:t>
            </w:r>
            <w:r w:rsidR="00A455DC" w:rsidRPr="00FA760A">
              <w:rPr>
                <w:i/>
                <w:iCs/>
              </w:rPr>
              <w:t>software</w:t>
            </w:r>
            <w:r w:rsidRPr="00FA760A">
              <w:t xml:space="preserve">, con técnicas tradicionales, se dieron a la tarea de agilizarlos, dando al inicio a otra forma de trabajo, lo cual se conoce hoy como </w:t>
            </w:r>
            <w:r w:rsidRPr="00FA760A">
              <w:rPr>
                <w:i/>
              </w:rPr>
              <w:t>The Agil Alliance</w:t>
            </w:r>
            <w:r w:rsidRPr="00FA760A">
              <w:t xml:space="preserve">, una organización que nació específicamente para promover </w:t>
            </w:r>
            <w:r w:rsidR="00487F35" w:rsidRPr="00FA760A">
              <w:t>aspectos referentes</w:t>
            </w:r>
            <w:r w:rsidRPr="00FA760A">
              <w:t xml:space="preserve"> a</w:t>
            </w:r>
            <w:r w:rsidR="005A275A" w:rsidRPr="00FA760A">
              <w:t xml:space="preserve"> la</w:t>
            </w:r>
            <w:r w:rsidRPr="00FA760A">
              <w:t xml:space="preserve"> agilidad, surgiendo de esta forma lo que se conoce como el </w:t>
            </w:r>
            <w:r w:rsidRPr="00FA760A">
              <w:rPr>
                <w:i/>
              </w:rPr>
              <w:t>Manifiesto Ágil.</w:t>
            </w:r>
            <w:r w:rsidRPr="00FA760A">
              <w:t xml:space="preserve"> Dicho tratado se centra en unos postulados, </w:t>
            </w:r>
            <w:r w:rsidR="00487F35" w:rsidRPr="00FA760A">
              <w:t>donde sobresalen</w:t>
            </w:r>
            <w:r w:rsidRPr="00FA760A">
              <w:t xml:space="preserve">: </w:t>
            </w:r>
          </w:p>
          <w:p w14:paraId="00000221" w14:textId="14B54EA8" w:rsidR="00F26E80" w:rsidRPr="00FA760A" w:rsidRDefault="00E66AFB" w:rsidP="00A455DC">
            <w:pPr>
              <w:numPr>
                <w:ilvl w:val="0"/>
                <w:numId w:val="23"/>
              </w:numPr>
              <w:pBdr>
                <w:top w:val="nil"/>
                <w:left w:val="nil"/>
                <w:bottom w:val="nil"/>
                <w:right w:val="nil"/>
                <w:between w:val="nil"/>
              </w:pBdr>
              <w:ind w:left="462"/>
              <w:jc w:val="both"/>
            </w:pPr>
            <w:r w:rsidRPr="00FA760A">
              <w:rPr>
                <w:color w:val="000000"/>
              </w:rPr>
              <w:t>La comunión permanente con el cliente.</w:t>
            </w:r>
          </w:p>
          <w:p w14:paraId="00000222" w14:textId="77C8C1B7" w:rsidR="00F26E80" w:rsidRPr="00FA760A" w:rsidRDefault="00000000" w:rsidP="00A455DC">
            <w:pPr>
              <w:numPr>
                <w:ilvl w:val="0"/>
                <w:numId w:val="23"/>
              </w:numPr>
              <w:pBdr>
                <w:top w:val="nil"/>
                <w:left w:val="nil"/>
                <w:bottom w:val="nil"/>
                <w:right w:val="nil"/>
                <w:between w:val="nil"/>
              </w:pBdr>
              <w:ind w:left="462"/>
              <w:jc w:val="both"/>
            </w:pPr>
            <w:r w:rsidRPr="00FA760A">
              <w:rPr>
                <w:color w:val="000000"/>
              </w:rPr>
              <w:t xml:space="preserve">Prima el funcionamiento del </w:t>
            </w:r>
            <w:r w:rsidR="00A455DC" w:rsidRPr="00FA760A">
              <w:rPr>
                <w:i/>
                <w:iCs/>
                <w:color w:val="000000"/>
              </w:rPr>
              <w:t>software</w:t>
            </w:r>
            <w:r w:rsidRPr="00FA760A">
              <w:rPr>
                <w:color w:val="000000"/>
              </w:rPr>
              <w:t>.</w:t>
            </w:r>
          </w:p>
          <w:p w14:paraId="00000223" w14:textId="0A97329D" w:rsidR="00F26E80" w:rsidRPr="00FA760A" w:rsidRDefault="00E66AFB" w:rsidP="00A455DC">
            <w:pPr>
              <w:numPr>
                <w:ilvl w:val="0"/>
                <w:numId w:val="23"/>
              </w:numPr>
              <w:pBdr>
                <w:top w:val="nil"/>
                <w:left w:val="nil"/>
                <w:bottom w:val="nil"/>
                <w:right w:val="nil"/>
                <w:between w:val="nil"/>
              </w:pBdr>
              <w:ind w:left="462"/>
              <w:jc w:val="both"/>
            </w:pPr>
            <w:r w:rsidRPr="00FA760A">
              <w:rPr>
                <w:color w:val="000000"/>
              </w:rPr>
              <w:t>Es prioridad la respuesta a los cambios.</w:t>
            </w:r>
          </w:p>
          <w:p w14:paraId="00000224" w14:textId="77777777" w:rsidR="00F26E80" w:rsidRPr="00FA760A" w:rsidRDefault="00000000" w:rsidP="00A455DC">
            <w:pPr>
              <w:numPr>
                <w:ilvl w:val="0"/>
                <w:numId w:val="23"/>
              </w:numPr>
              <w:pBdr>
                <w:top w:val="nil"/>
                <w:left w:val="nil"/>
                <w:bottom w:val="nil"/>
                <w:right w:val="nil"/>
                <w:between w:val="nil"/>
              </w:pBdr>
              <w:ind w:left="462"/>
              <w:jc w:val="both"/>
              <w:rPr>
                <w:color w:val="B7B7B7"/>
              </w:rPr>
            </w:pPr>
            <w:r w:rsidRPr="00FA760A">
              <w:rPr>
                <w:color w:val="000000"/>
              </w:rPr>
              <w:t>Priman los individuos involucrados.</w:t>
            </w:r>
          </w:p>
        </w:tc>
      </w:tr>
    </w:tbl>
    <w:p w14:paraId="00000226" w14:textId="77777777" w:rsidR="00F26E80" w:rsidRPr="00FA760A" w:rsidRDefault="00F26E80" w:rsidP="00A455DC">
      <w:pPr>
        <w:pBdr>
          <w:top w:val="nil"/>
          <w:left w:val="nil"/>
          <w:bottom w:val="nil"/>
          <w:right w:val="nil"/>
          <w:between w:val="nil"/>
        </w:pBdr>
        <w:spacing w:line="240" w:lineRule="auto"/>
        <w:jc w:val="both"/>
        <w:rPr>
          <w:b/>
        </w:rPr>
      </w:pPr>
    </w:p>
    <w:p w14:paraId="00000227" w14:textId="77777777" w:rsidR="00F26E80" w:rsidRPr="00FA760A" w:rsidRDefault="00F26E80" w:rsidP="00A455DC">
      <w:pPr>
        <w:pBdr>
          <w:top w:val="nil"/>
          <w:left w:val="nil"/>
          <w:bottom w:val="nil"/>
          <w:right w:val="nil"/>
          <w:between w:val="nil"/>
        </w:pBdr>
        <w:spacing w:line="240" w:lineRule="auto"/>
        <w:jc w:val="both"/>
        <w:rPr>
          <w:b/>
        </w:rPr>
      </w:pPr>
    </w:p>
    <w:tbl>
      <w:tblPr>
        <w:tblStyle w:val="afffffff4"/>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3962"/>
      </w:tblGrid>
      <w:tr w:rsidR="00F26E80" w:rsidRPr="00FA760A" w14:paraId="67BC2BFF" w14:textId="77777777">
        <w:trPr>
          <w:trHeight w:val="580"/>
        </w:trPr>
        <w:tc>
          <w:tcPr>
            <w:tcW w:w="1740" w:type="dxa"/>
            <w:shd w:val="clear" w:color="auto" w:fill="C9DAF8"/>
            <w:tcMar>
              <w:top w:w="100" w:type="dxa"/>
              <w:left w:w="100" w:type="dxa"/>
              <w:bottom w:w="100" w:type="dxa"/>
              <w:right w:w="100" w:type="dxa"/>
            </w:tcMar>
          </w:tcPr>
          <w:p w14:paraId="00000228" w14:textId="77777777" w:rsidR="00F26E80" w:rsidRPr="00FA760A" w:rsidRDefault="00000000" w:rsidP="00A455DC">
            <w:pPr>
              <w:widowControl w:val="0"/>
              <w:jc w:val="center"/>
              <w:rPr>
                <w:b/>
              </w:rPr>
            </w:pPr>
            <w:r w:rsidRPr="00FA760A">
              <w:rPr>
                <w:b/>
              </w:rPr>
              <w:t>Tipo de recurso</w:t>
            </w:r>
          </w:p>
        </w:tc>
        <w:tc>
          <w:tcPr>
            <w:tcW w:w="13962" w:type="dxa"/>
            <w:shd w:val="clear" w:color="auto" w:fill="C9DAF8"/>
            <w:tcMar>
              <w:top w:w="100" w:type="dxa"/>
              <w:left w:w="100" w:type="dxa"/>
              <w:bottom w:w="100" w:type="dxa"/>
              <w:right w:w="100" w:type="dxa"/>
            </w:tcMar>
          </w:tcPr>
          <w:p w14:paraId="00000229" w14:textId="77777777" w:rsidR="00F26E80" w:rsidRPr="00FA760A" w:rsidRDefault="00000000" w:rsidP="00A455DC">
            <w:pPr>
              <w:pStyle w:val="Ttulo"/>
              <w:widowControl w:val="0"/>
              <w:jc w:val="center"/>
              <w:rPr>
                <w:sz w:val="22"/>
                <w:szCs w:val="22"/>
              </w:rPr>
            </w:pPr>
            <w:r w:rsidRPr="00FA760A">
              <w:rPr>
                <w:sz w:val="22"/>
                <w:szCs w:val="22"/>
              </w:rPr>
              <w:t>Acordeón tipo 2</w:t>
            </w:r>
          </w:p>
        </w:tc>
      </w:tr>
      <w:tr w:rsidR="00F26E80" w:rsidRPr="00FA760A" w14:paraId="38F0B432" w14:textId="77777777">
        <w:trPr>
          <w:trHeight w:val="420"/>
        </w:trPr>
        <w:tc>
          <w:tcPr>
            <w:tcW w:w="1740" w:type="dxa"/>
            <w:shd w:val="clear" w:color="auto" w:fill="auto"/>
            <w:tcMar>
              <w:top w:w="100" w:type="dxa"/>
              <w:left w:w="100" w:type="dxa"/>
              <w:bottom w:w="100" w:type="dxa"/>
              <w:right w:w="100" w:type="dxa"/>
            </w:tcMar>
          </w:tcPr>
          <w:p w14:paraId="0000022A" w14:textId="77777777" w:rsidR="00F26E80" w:rsidRPr="00FA760A" w:rsidRDefault="00000000" w:rsidP="00A455DC">
            <w:pPr>
              <w:widowControl w:val="0"/>
              <w:rPr>
                <w:b/>
              </w:rPr>
            </w:pPr>
            <w:r w:rsidRPr="00FA760A">
              <w:rPr>
                <w:b/>
              </w:rPr>
              <w:t>Introducción</w:t>
            </w:r>
          </w:p>
        </w:tc>
        <w:tc>
          <w:tcPr>
            <w:tcW w:w="13962" w:type="dxa"/>
            <w:shd w:val="clear" w:color="auto" w:fill="auto"/>
            <w:tcMar>
              <w:top w:w="100" w:type="dxa"/>
              <w:left w:w="100" w:type="dxa"/>
              <w:bottom w:w="100" w:type="dxa"/>
              <w:right w:w="100" w:type="dxa"/>
            </w:tcMar>
          </w:tcPr>
          <w:p w14:paraId="0000022B" w14:textId="77777777" w:rsidR="00F26E80" w:rsidRPr="00FA760A" w:rsidRDefault="00000000" w:rsidP="00A455DC">
            <w:pPr>
              <w:widowControl w:val="0"/>
              <w:rPr>
                <w:color w:val="999999"/>
              </w:rPr>
            </w:pPr>
            <w:r w:rsidRPr="00FA760A">
              <w:t>Actualmente hay una gran variedad de tecnologías agiles, siendo las más utilizadas:</w:t>
            </w:r>
          </w:p>
        </w:tc>
      </w:tr>
      <w:tr w:rsidR="00F26E80" w:rsidRPr="00FA760A" w14:paraId="053DC4D9" w14:textId="77777777">
        <w:trPr>
          <w:trHeight w:val="420"/>
        </w:trPr>
        <w:tc>
          <w:tcPr>
            <w:tcW w:w="15702" w:type="dxa"/>
            <w:gridSpan w:val="2"/>
            <w:shd w:val="clear" w:color="auto" w:fill="auto"/>
            <w:tcMar>
              <w:top w:w="100" w:type="dxa"/>
              <w:left w:w="100" w:type="dxa"/>
              <w:bottom w:w="100" w:type="dxa"/>
              <w:right w:w="100" w:type="dxa"/>
            </w:tcMar>
          </w:tcPr>
          <w:p w14:paraId="0000022C" w14:textId="77777777" w:rsidR="00F26E80" w:rsidRPr="00FA760A" w:rsidRDefault="00000000" w:rsidP="00A455DC">
            <w:pPr>
              <w:widowControl w:val="0"/>
              <w:rPr>
                <w:b/>
              </w:rPr>
            </w:pPr>
            <w:r w:rsidRPr="00FA760A">
              <w:rPr>
                <w:b/>
              </w:rPr>
              <w:t>SCRUM</w:t>
            </w:r>
          </w:p>
          <w:p w14:paraId="0000022D" w14:textId="4EDE62A9" w:rsidR="00F26E80" w:rsidRPr="00FA760A" w:rsidRDefault="00000000" w:rsidP="00A455DC">
            <w:pPr>
              <w:widowControl w:val="0"/>
            </w:pPr>
            <w:r w:rsidRPr="00FA760A">
              <w:t>Es una metodología ágil</w:t>
            </w:r>
            <w:r w:rsidR="000E0B9A" w:rsidRPr="00FA760A">
              <w:t xml:space="preserve">, </w:t>
            </w:r>
            <w:r w:rsidRPr="00FA760A">
              <w:t xml:space="preserve">amplia, efectiva y ordenada </w:t>
            </w:r>
            <w:r w:rsidR="000E0B9A" w:rsidRPr="00FA760A">
              <w:t xml:space="preserve">que se establece </w:t>
            </w:r>
            <w:r w:rsidRPr="00FA760A">
              <w:t xml:space="preserve">para que varios equipos trabajen mancomunadamente </w:t>
            </w:r>
            <w:r w:rsidR="000E0B9A" w:rsidRPr="00FA760A">
              <w:t xml:space="preserve">y </w:t>
            </w:r>
            <w:r w:rsidRPr="00FA760A">
              <w:t>log</w:t>
            </w:r>
            <w:r w:rsidR="000E0B9A" w:rsidRPr="00FA760A">
              <w:t>r</w:t>
            </w:r>
            <w:r w:rsidRPr="00FA760A">
              <w:t xml:space="preserve">ar soluciones optimas en proyectos </w:t>
            </w:r>
            <w:r w:rsidR="000E0B9A" w:rsidRPr="00FA760A">
              <w:t>de alto grado de</w:t>
            </w:r>
            <w:r w:rsidRPr="00FA760A">
              <w:t xml:space="preserve"> complej</w:t>
            </w:r>
            <w:r w:rsidR="000E0B9A" w:rsidRPr="00FA760A">
              <w:t>idad</w:t>
            </w:r>
            <w:r w:rsidRPr="00FA760A">
              <w:t xml:space="preserve">. Lo anterior, </w:t>
            </w:r>
            <w:r w:rsidR="000E4AD3" w:rsidRPr="00FA760A">
              <w:t xml:space="preserve">se basa </w:t>
            </w:r>
            <w:r w:rsidRPr="00FA760A">
              <w:t xml:space="preserve">en </w:t>
            </w:r>
            <w:r w:rsidR="000E4AD3" w:rsidRPr="00FA760A">
              <w:t xml:space="preserve">el manejo </w:t>
            </w:r>
            <w:r w:rsidRPr="00FA760A">
              <w:t>de buenas prácticas para</w:t>
            </w:r>
            <w:r w:rsidR="000E0B9A" w:rsidRPr="00FA760A">
              <w:t xml:space="preserve"> el </w:t>
            </w:r>
            <w:r w:rsidRPr="00FA760A">
              <w:t>traba</w:t>
            </w:r>
            <w:r w:rsidR="000E0B9A" w:rsidRPr="00FA760A">
              <w:t>jo</w:t>
            </w:r>
            <w:r w:rsidRPr="00FA760A">
              <w:t xml:space="preserve"> en equipo con alta productividad. </w:t>
            </w:r>
            <w:r w:rsidR="000E4AD3" w:rsidRPr="00FA760A">
              <w:t>En e</w:t>
            </w:r>
            <w:r w:rsidR="000E0B9A" w:rsidRPr="00FA760A">
              <w:t xml:space="preserve">l desarrollo de este método </w:t>
            </w:r>
            <w:r w:rsidRPr="00FA760A">
              <w:t>colaborativo, se</w:t>
            </w:r>
            <w:r w:rsidR="000E0B9A" w:rsidRPr="00FA760A">
              <w:t xml:space="preserve"> hace una </w:t>
            </w:r>
            <w:r w:rsidRPr="00FA760A">
              <w:t xml:space="preserve">serie de entregables, parciales, constantes </w:t>
            </w:r>
            <w:r w:rsidR="000E4AD3" w:rsidRPr="00FA760A">
              <w:t>y ascendentes</w:t>
            </w:r>
            <w:r w:rsidRPr="00FA760A">
              <w:t xml:space="preserve">, </w:t>
            </w:r>
            <w:r w:rsidR="000E0B9A" w:rsidRPr="00FA760A">
              <w:t>dejando clara la</w:t>
            </w:r>
            <w:r w:rsidRPr="00FA760A">
              <w:t xml:space="preserve"> meta o producto final, dándole</w:t>
            </w:r>
            <w:r w:rsidR="000E4AD3" w:rsidRPr="00FA760A">
              <w:t xml:space="preserve"> </w:t>
            </w:r>
            <w:r w:rsidRPr="00FA760A">
              <w:t>prioridad a las necesidades más inmediatas que identifique el cliente.</w:t>
            </w:r>
          </w:p>
          <w:p w14:paraId="0000022E" w14:textId="77777777" w:rsidR="00F26E80" w:rsidRPr="00FA760A" w:rsidRDefault="00000000" w:rsidP="00A455DC">
            <w:pPr>
              <w:widowControl w:val="0"/>
              <w:jc w:val="center"/>
            </w:pPr>
            <w:r w:rsidRPr="00FA760A">
              <w:rPr>
                <w:noProof/>
              </w:rPr>
              <w:drawing>
                <wp:inline distT="0" distB="0" distL="0" distR="0" wp14:anchorId="246D3DD0" wp14:editId="0DE90DA9">
                  <wp:extent cx="3586493" cy="1778457"/>
                  <wp:effectExtent l="0" t="0" r="0" b="0"/>
                  <wp:docPr id="46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6"/>
                          <a:srcRect/>
                          <a:stretch>
                            <a:fillRect/>
                          </a:stretch>
                        </pic:blipFill>
                        <pic:spPr>
                          <a:xfrm>
                            <a:off x="0" y="0"/>
                            <a:ext cx="3586493" cy="1778457"/>
                          </a:xfrm>
                          <a:prstGeom prst="rect">
                            <a:avLst/>
                          </a:prstGeom>
                          <a:ln/>
                        </pic:spPr>
                      </pic:pic>
                    </a:graphicData>
                  </a:graphic>
                </wp:inline>
              </w:drawing>
            </w:r>
          </w:p>
          <w:p w14:paraId="0000022F" w14:textId="77777777" w:rsidR="00F26E80" w:rsidRPr="00FA760A" w:rsidRDefault="00000000" w:rsidP="00A455DC">
            <w:pPr>
              <w:widowControl w:val="0"/>
              <w:jc w:val="center"/>
            </w:pPr>
            <w:r w:rsidRPr="00FA760A">
              <w:t>Imagen de referencia o similar</w:t>
            </w:r>
          </w:p>
          <w:p w14:paraId="00000230" w14:textId="77777777" w:rsidR="00F26E80" w:rsidRPr="00FA760A" w:rsidRDefault="00000000" w:rsidP="00A455DC">
            <w:pPr>
              <w:pBdr>
                <w:top w:val="nil"/>
                <w:left w:val="nil"/>
                <w:bottom w:val="nil"/>
                <w:right w:val="nil"/>
                <w:between w:val="nil"/>
              </w:pBdr>
              <w:ind w:left="1224"/>
              <w:jc w:val="center"/>
              <w:rPr>
                <w:color w:val="0000FF"/>
                <w:u w:val="single"/>
              </w:rPr>
            </w:pPr>
            <w:hyperlink r:id="rId87">
              <w:r w:rsidRPr="00FA760A">
                <w:rPr>
                  <w:color w:val="0000FF"/>
                  <w:u w:val="single"/>
                </w:rPr>
                <w:t>https://cdnb.ganttpro.com/uploads/2022/01/agil-metodologia-scrum-1024x665.png.webp</w:t>
              </w:r>
            </w:hyperlink>
            <w:r w:rsidRPr="00FA760A">
              <w:rPr>
                <w:color w:val="000000"/>
              </w:rPr>
              <w:t xml:space="preserve"> </w:t>
            </w:r>
          </w:p>
          <w:p w14:paraId="00000231" w14:textId="77777777" w:rsidR="00F26E80" w:rsidRPr="00FA760A" w:rsidRDefault="00000000" w:rsidP="00A455DC">
            <w:pPr>
              <w:pBdr>
                <w:top w:val="nil"/>
                <w:left w:val="nil"/>
                <w:bottom w:val="nil"/>
                <w:right w:val="nil"/>
                <w:between w:val="nil"/>
              </w:pBdr>
              <w:ind w:left="1224"/>
              <w:jc w:val="center"/>
              <w:rPr>
                <w:color w:val="000000"/>
              </w:rPr>
            </w:pPr>
            <w:r w:rsidRPr="00FA760A">
              <w:rPr>
                <w:color w:val="000000"/>
              </w:rPr>
              <w:t>228130_i39</w:t>
            </w:r>
          </w:p>
          <w:p w14:paraId="00000232" w14:textId="77777777" w:rsidR="00F26E80" w:rsidRPr="00FA760A" w:rsidRDefault="00F26E80" w:rsidP="00A455DC">
            <w:pPr>
              <w:widowControl w:val="0"/>
              <w:rPr>
                <w:b/>
                <w:color w:val="999999"/>
              </w:rPr>
            </w:pPr>
          </w:p>
          <w:p w14:paraId="00000233" w14:textId="054A5DA6" w:rsidR="00F26E80" w:rsidRPr="00FA760A" w:rsidRDefault="00000000" w:rsidP="00A455DC">
            <w:pPr>
              <w:jc w:val="both"/>
            </w:pPr>
            <w:r w:rsidRPr="00FA760A">
              <w:lastRenderedPageBreak/>
              <w:t xml:space="preserve">Entre otras muchas razones, este punto es la razón fundamental para </w:t>
            </w:r>
            <w:r w:rsidR="000E0B9A" w:rsidRPr="00FA760A">
              <w:t xml:space="preserve">sugerir </w:t>
            </w:r>
            <w:r w:rsidRPr="00FA760A">
              <w:rPr>
                <w:i/>
                <w:iCs/>
              </w:rPr>
              <w:t>Scrum</w:t>
            </w:r>
            <w:r w:rsidR="000E0B9A" w:rsidRPr="00FA760A">
              <w:t xml:space="preserve">, herramienta empleada </w:t>
            </w:r>
            <w:r w:rsidRPr="00FA760A">
              <w:t xml:space="preserve">para proyectos </w:t>
            </w:r>
            <w:r w:rsidR="000E0B9A" w:rsidRPr="00FA760A">
              <w:t>complejos, cambiantes</w:t>
            </w:r>
            <w:r w:rsidRPr="00FA760A">
              <w:t xml:space="preserve"> o con escasa claridad en su definición, que requieren resultados a la mayor brevedad posible. </w:t>
            </w:r>
            <w:r w:rsidRPr="00FA760A">
              <w:rPr>
                <w:i/>
                <w:iCs/>
              </w:rPr>
              <w:t>Scrum</w:t>
            </w:r>
            <w:r w:rsidRPr="00FA760A">
              <w:t xml:space="preserve"> </w:t>
            </w:r>
            <w:r w:rsidR="00E66AFB" w:rsidRPr="00FA760A">
              <w:t xml:space="preserve">hace </w:t>
            </w:r>
            <w:r w:rsidRPr="00FA760A">
              <w:t xml:space="preserve">entregas parciales y regulares del producto final, priorizadas por el beneficio que aporta al receptor. </w:t>
            </w:r>
          </w:p>
          <w:p w14:paraId="00000234" w14:textId="77777777" w:rsidR="00F26E80" w:rsidRPr="00FA760A" w:rsidRDefault="00F26E80" w:rsidP="00A455DC">
            <w:pPr>
              <w:pBdr>
                <w:top w:val="nil"/>
                <w:left w:val="nil"/>
                <w:bottom w:val="nil"/>
                <w:right w:val="nil"/>
                <w:between w:val="nil"/>
              </w:pBdr>
              <w:ind w:left="1224"/>
              <w:rPr>
                <w:color w:val="000000"/>
              </w:rPr>
            </w:pPr>
          </w:p>
          <w:p w14:paraId="00000235" w14:textId="6B750EB1" w:rsidR="00F26E80" w:rsidRPr="00FA760A" w:rsidRDefault="00000000" w:rsidP="00A455DC">
            <w:pPr>
              <w:jc w:val="both"/>
            </w:pPr>
            <w:r w:rsidRPr="00FA760A">
              <w:t xml:space="preserve">Otro nicho de trabajo para </w:t>
            </w:r>
            <w:r w:rsidRPr="00FA760A">
              <w:rPr>
                <w:i/>
                <w:iCs/>
              </w:rPr>
              <w:t>Scrum</w:t>
            </w:r>
            <w:r w:rsidRPr="00FA760A">
              <w:t xml:space="preserve">, son los casos </w:t>
            </w:r>
            <w:r w:rsidR="000E4AD3" w:rsidRPr="00FA760A">
              <w:t xml:space="preserve">en donde </w:t>
            </w:r>
            <w:r w:rsidRPr="00FA760A">
              <w:t xml:space="preserve">el equipo y los clientes, no logran concretar los </w:t>
            </w:r>
            <w:r w:rsidR="00E66AFB" w:rsidRPr="00FA760A">
              <w:t xml:space="preserve">entregables, </w:t>
            </w:r>
            <w:r w:rsidRPr="00FA760A">
              <w:t xml:space="preserve">por </w:t>
            </w:r>
            <w:r w:rsidR="000E4AD3" w:rsidRPr="00FA760A">
              <w:t>ende</w:t>
            </w:r>
            <w:r w:rsidRPr="00FA760A">
              <w:t xml:space="preserve">, los plazos </w:t>
            </w:r>
            <w:r w:rsidR="000E4AD3" w:rsidRPr="00FA760A">
              <w:t>pactados</w:t>
            </w:r>
            <w:r w:rsidRPr="00FA760A">
              <w:t xml:space="preserve"> se alargan, aumentando los costos sin mayor justificación. También se </w:t>
            </w:r>
            <w:r w:rsidR="000E4AD3" w:rsidRPr="00FA760A">
              <w:t xml:space="preserve">deben tener en cuenta </w:t>
            </w:r>
            <w:r w:rsidRPr="00FA760A">
              <w:t>escenarios muy complejos donde la competencia lleva la delantera y requiere una respuesta inmediata a</w:t>
            </w:r>
            <w:r w:rsidR="000E4AD3" w:rsidRPr="00FA760A">
              <w:t>nte la situación.</w:t>
            </w:r>
          </w:p>
          <w:p w14:paraId="00000236" w14:textId="77777777" w:rsidR="00F26E80" w:rsidRPr="00FA760A" w:rsidRDefault="00F26E80" w:rsidP="00A455DC">
            <w:pPr>
              <w:widowControl w:val="0"/>
              <w:rPr>
                <w:color w:val="999999"/>
              </w:rPr>
            </w:pPr>
          </w:p>
          <w:p w14:paraId="00000237" w14:textId="77777777" w:rsidR="00F26E80" w:rsidRPr="00FA760A" w:rsidRDefault="00000000" w:rsidP="00A455DC">
            <w:pPr>
              <w:jc w:val="both"/>
              <w:rPr>
                <w:b/>
              </w:rPr>
            </w:pPr>
            <w:r w:rsidRPr="00FA760A">
              <w:rPr>
                <w:b/>
              </w:rPr>
              <w:t xml:space="preserve">¿Como funciona </w:t>
            </w:r>
            <w:r w:rsidRPr="00FA760A">
              <w:rPr>
                <w:b/>
                <w:i/>
                <w:iCs/>
              </w:rPr>
              <w:t>Scrum</w:t>
            </w:r>
            <w:r w:rsidRPr="00FA760A">
              <w:rPr>
                <w:b/>
              </w:rPr>
              <w:t>?</w:t>
            </w:r>
          </w:p>
          <w:p w14:paraId="00000238" w14:textId="69722342" w:rsidR="00F26E80" w:rsidRPr="00FA760A" w:rsidRDefault="00000000" w:rsidP="00A455DC">
            <w:pPr>
              <w:jc w:val="both"/>
            </w:pPr>
            <w:r w:rsidRPr="00FA760A">
              <w:t xml:space="preserve">Para poder entender el funcionamiento de esta metodología, es necesario conocer </w:t>
            </w:r>
            <w:r w:rsidR="000E4AD3" w:rsidRPr="00FA760A">
              <w:t>la</w:t>
            </w:r>
            <w:r w:rsidRPr="00FA760A">
              <w:t xml:space="preserve"> forma de trabajo, </w:t>
            </w:r>
            <w:r w:rsidR="000E4AD3" w:rsidRPr="00FA760A">
              <w:t xml:space="preserve">basado en lo </w:t>
            </w:r>
            <w:r w:rsidRPr="00FA760A">
              <w:t>siguiente:</w:t>
            </w:r>
          </w:p>
          <w:p w14:paraId="00000239" w14:textId="04C1996F" w:rsidR="00F26E80" w:rsidRPr="00FA760A" w:rsidRDefault="00000000" w:rsidP="00A455DC">
            <w:pPr>
              <w:numPr>
                <w:ilvl w:val="0"/>
                <w:numId w:val="5"/>
              </w:numPr>
              <w:pBdr>
                <w:top w:val="nil"/>
                <w:left w:val="nil"/>
                <w:bottom w:val="nil"/>
                <w:right w:val="nil"/>
                <w:between w:val="nil"/>
              </w:pBdr>
              <w:ind w:left="321"/>
              <w:jc w:val="both"/>
            </w:pPr>
            <w:r w:rsidRPr="00FA760A">
              <w:rPr>
                <w:i/>
                <w:iCs/>
                <w:color w:val="000000"/>
              </w:rPr>
              <w:t>Sprint:</w:t>
            </w:r>
            <w:r w:rsidRPr="00FA760A">
              <w:rPr>
                <w:color w:val="000000"/>
              </w:rPr>
              <w:t xml:space="preserve"> Es el corazón del </w:t>
            </w:r>
            <w:r w:rsidRPr="00FA760A">
              <w:rPr>
                <w:i/>
                <w:iCs/>
                <w:color w:val="000000"/>
              </w:rPr>
              <w:t>Scrum</w:t>
            </w:r>
            <w:r w:rsidRPr="00FA760A">
              <w:rPr>
                <w:color w:val="000000"/>
              </w:rPr>
              <w:t xml:space="preserve">, se refiere a cualquier </w:t>
            </w:r>
            <w:r w:rsidR="00156D19" w:rsidRPr="00FA760A">
              <w:rPr>
                <w:color w:val="000000"/>
              </w:rPr>
              <w:t>interacción</w:t>
            </w:r>
            <w:r w:rsidRPr="00FA760A">
              <w:rPr>
                <w:color w:val="000000"/>
              </w:rPr>
              <w:t xml:space="preserve"> realizada por el equipo. </w:t>
            </w:r>
            <w:r w:rsidR="000E4AD3" w:rsidRPr="00FA760A">
              <w:rPr>
                <w:color w:val="000000"/>
              </w:rPr>
              <w:t>Los desarrolladores</w:t>
            </w:r>
            <w:r w:rsidRPr="00FA760A">
              <w:rPr>
                <w:color w:val="000000"/>
              </w:rPr>
              <w:t xml:space="preserve"> completará</w:t>
            </w:r>
            <w:r w:rsidR="000E4AD3" w:rsidRPr="00FA760A">
              <w:rPr>
                <w:color w:val="000000"/>
              </w:rPr>
              <w:t>n</w:t>
            </w:r>
            <w:r w:rsidRPr="00FA760A">
              <w:rPr>
                <w:color w:val="000000"/>
              </w:rPr>
              <w:t xml:space="preserve"> muchos </w:t>
            </w:r>
            <w:r w:rsidRPr="00FA760A">
              <w:rPr>
                <w:i/>
                <w:iCs/>
                <w:color w:val="000000"/>
              </w:rPr>
              <w:t>sprints</w:t>
            </w:r>
            <w:r w:rsidRPr="00FA760A">
              <w:rPr>
                <w:color w:val="000000"/>
              </w:rPr>
              <w:t xml:space="preserve"> a lo largo del </w:t>
            </w:r>
            <w:r w:rsidR="00E66AFB" w:rsidRPr="00FA760A">
              <w:rPr>
                <w:color w:val="000000"/>
              </w:rPr>
              <w:t>mismo</w:t>
            </w:r>
            <w:r w:rsidR="000E4AD3" w:rsidRPr="00FA760A">
              <w:rPr>
                <w:color w:val="000000"/>
              </w:rPr>
              <w:t>.</w:t>
            </w:r>
            <w:r w:rsidRPr="00FA760A">
              <w:rPr>
                <w:color w:val="000000"/>
              </w:rPr>
              <w:t xml:space="preserve"> </w:t>
            </w:r>
            <w:r w:rsidR="000E4AD3" w:rsidRPr="00FA760A">
              <w:rPr>
                <w:color w:val="000000"/>
              </w:rPr>
              <w:t>S</w:t>
            </w:r>
            <w:r w:rsidRPr="00FA760A">
              <w:rPr>
                <w:color w:val="000000"/>
              </w:rPr>
              <w:t xml:space="preserve">e inicia con el compromiso de un </w:t>
            </w:r>
            <w:r w:rsidR="000E4AD3" w:rsidRPr="00FA760A">
              <w:rPr>
                <w:color w:val="000000"/>
              </w:rPr>
              <w:t>hace</w:t>
            </w:r>
            <w:r w:rsidRPr="00FA760A">
              <w:rPr>
                <w:color w:val="000000"/>
              </w:rPr>
              <w:t xml:space="preserve">r determinada tarea y debe finalizar con la prueba real de un entregable. Cada </w:t>
            </w:r>
            <w:r w:rsidR="000E4AD3" w:rsidRPr="00FA760A">
              <w:rPr>
                <w:color w:val="000000"/>
              </w:rPr>
              <w:t>proceso tiene</w:t>
            </w:r>
            <w:r w:rsidRPr="00FA760A">
              <w:rPr>
                <w:color w:val="000000"/>
              </w:rPr>
              <w:t xml:space="preserve"> una duración mínima de una semana y máximo 4.</w:t>
            </w:r>
          </w:p>
          <w:p w14:paraId="0000023A" w14:textId="1227F7FE" w:rsidR="00F26E80" w:rsidRPr="00FA760A" w:rsidRDefault="00000000" w:rsidP="00A455DC">
            <w:pPr>
              <w:numPr>
                <w:ilvl w:val="0"/>
                <w:numId w:val="5"/>
              </w:numPr>
              <w:pBdr>
                <w:top w:val="nil"/>
                <w:left w:val="nil"/>
                <w:bottom w:val="nil"/>
                <w:right w:val="nil"/>
                <w:between w:val="nil"/>
              </w:pBdr>
              <w:ind w:left="321"/>
              <w:jc w:val="both"/>
            </w:pPr>
            <w:r w:rsidRPr="00FA760A">
              <w:rPr>
                <w:color w:val="000000"/>
              </w:rPr>
              <w:t xml:space="preserve">Roles Básicos: </w:t>
            </w:r>
            <w:r w:rsidR="000E4AD3" w:rsidRPr="00FA760A">
              <w:rPr>
                <w:color w:val="000000"/>
              </w:rPr>
              <w:t>P</w:t>
            </w:r>
            <w:r w:rsidRPr="00FA760A">
              <w:rPr>
                <w:color w:val="000000"/>
              </w:rPr>
              <w:t>or el funcionamiento mancomunado que se requiere,</w:t>
            </w:r>
            <w:r w:rsidR="000E4AD3" w:rsidRPr="00FA760A">
              <w:rPr>
                <w:color w:val="000000"/>
              </w:rPr>
              <w:t xml:space="preserve"> esta práctica se asocia con el Rugby, teniendo en cuenta el trabajo en </w:t>
            </w:r>
            <w:r w:rsidR="00156D19" w:rsidRPr="00FA760A">
              <w:rPr>
                <w:color w:val="000000"/>
              </w:rPr>
              <w:t xml:space="preserve">equipo que se </w:t>
            </w:r>
            <w:r w:rsidR="00963AE3" w:rsidRPr="00FA760A">
              <w:rPr>
                <w:color w:val="000000"/>
              </w:rPr>
              <w:t xml:space="preserve">debe </w:t>
            </w:r>
            <w:r w:rsidR="00E66AFB" w:rsidRPr="00FA760A">
              <w:rPr>
                <w:color w:val="000000"/>
              </w:rPr>
              <w:t>respetar para cumplir</w:t>
            </w:r>
            <w:r w:rsidR="000E4AD3" w:rsidRPr="00FA760A">
              <w:rPr>
                <w:color w:val="000000"/>
              </w:rPr>
              <w:t xml:space="preserve"> </w:t>
            </w:r>
            <w:r w:rsidR="00156D19" w:rsidRPr="00FA760A">
              <w:rPr>
                <w:color w:val="000000"/>
              </w:rPr>
              <w:t xml:space="preserve">con los </w:t>
            </w:r>
            <w:r w:rsidRPr="00FA760A">
              <w:rPr>
                <w:color w:val="000000"/>
              </w:rPr>
              <w:t xml:space="preserve">objetivos planteados. Para lograr este propósito, se requiere </w:t>
            </w:r>
            <w:r w:rsidR="00156D19" w:rsidRPr="00FA760A">
              <w:rPr>
                <w:color w:val="000000"/>
              </w:rPr>
              <w:t xml:space="preserve">personas que desempeñen </w:t>
            </w:r>
            <w:r w:rsidRPr="00FA760A">
              <w:rPr>
                <w:color w:val="000000"/>
              </w:rPr>
              <w:t>los siguientes roles:</w:t>
            </w:r>
          </w:p>
          <w:p w14:paraId="0000023B" w14:textId="22617563" w:rsidR="00F26E80" w:rsidRPr="00FA760A" w:rsidRDefault="00000000" w:rsidP="00A455DC">
            <w:pPr>
              <w:numPr>
                <w:ilvl w:val="4"/>
                <w:numId w:val="5"/>
              </w:numPr>
              <w:pBdr>
                <w:top w:val="nil"/>
                <w:left w:val="nil"/>
                <w:bottom w:val="nil"/>
                <w:right w:val="nil"/>
                <w:between w:val="nil"/>
              </w:pBdr>
              <w:ind w:left="604"/>
              <w:jc w:val="both"/>
            </w:pPr>
            <w:bookmarkStart w:id="10" w:name="_heading=h.3dy6vkm" w:colFirst="0" w:colLast="0"/>
            <w:bookmarkEnd w:id="10"/>
            <w:r w:rsidRPr="00FA760A">
              <w:rPr>
                <w:i/>
                <w:iCs/>
                <w:color w:val="000000"/>
              </w:rPr>
              <w:t>Product Owner</w:t>
            </w:r>
            <w:r w:rsidRPr="00FA760A">
              <w:rPr>
                <w:color w:val="000000"/>
              </w:rPr>
              <w:t>: el propietario del proyecto</w:t>
            </w:r>
            <w:r w:rsidR="00E66AFB" w:rsidRPr="00FA760A">
              <w:rPr>
                <w:color w:val="000000"/>
              </w:rPr>
              <w:t xml:space="preserve">, </w:t>
            </w:r>
            <w:r w:rsidRPr="00FA760A">
              <w:rPr>
                <w:color w:val="000000"/>
              </w:rPr>
              <w:t xml:space="preserve">comúnmente llamado usuario, es </w:t>
            </w:r>
            <w:r w:rsidR="00156D19" w:rsidRPr="00FA760A">
              <w:rPr>
                <w:color w:val="000000"/>
              </w:rPr>
              <w:t xml:space="preserve">quien </w:t>
            </w:r>
            <w:r w:rsidRPr="00FA760A">
              <w:rPr>
                <w:color w:val="000000"/>
              </w:rPr>
              <w:t>vigila que realmente se están cumpliendo con los objetivos</w:t>
            </w:r>
            <w:r w:rsidR="00156D19" w:rsidRPr="00FA760A">
              <w:rPr>
                <w:color w:val="000000"/>
              </w:rPr>
              <w:t>.</w:t>
            </w:r>
          </w:p>
          <w:p w14:paraId="0000023C" w14:textId="6708ABF1" w:rsidR="00F26E80" w:rsidRPr="00FA760A" w:rsidRDefault="00000000" w:rsidP="00A455DC">
            <w:pPr>
              <w:numPr>
                <w:ilvl w:val="4"/>
                <w:numId w:val="5"/>
              </w:numPr>
              <w:pBdr>
                <w:top w:val="nil"/>
                <w:left w:val="nil"/>
                <w:bottom w:val="nil"/>
                <w:right w:val="nil"/>
                <w:between w:val="nil"/>
              </w:pBdr>
              <w:ind w:left="604"/>
              <w:jc w:val="both"/>
            </w:pPr>
            <w:r w:rsidRPr="00FA760A">
              <w:rPr>
                <w:color w:val="000000"/>
              </w:rPr>
              <w:t xml:space="preserve">Equipo de desarrollo: son los encargados de plasmar el </w:t>
            </w:r>
            <w:r w:rsidRPr="00FA760A">
              <w:rPr>
                <w:i/>
                <w:color w:val="000000"/>
              </w:rPr>
              <w:t>product backlog</w:t>
            </w:r>
            <w:r w:rsidRPr="00FA760A">
              <w:rPr>
                <w:color w:val="000000"/>
              </w:rPr>
              <w:t xml:space="preserve"> (un listado de todas aquellas tareas que</w:t>
            </w:r>
            <w:r w:rsidR="00156D19" w:rsidRPr="00FA760A">
              <w:rPr>
                <w:color w:val="000000"/>
              </w:rPr>
              <w:t xml:space="preserve"> se van a ejecutar</w:t>
            </w:r>
            <w:r w:rsidRPr="00FA760A">
              <w:rPr>
                <w:color w:val="000000"/>
              </w:rPr>
              <w:t xml:space="preserve"> durante el proyecto</w:t>
            </w:r>
            <w:r w:rsidR="00E66AFB" w:rsidRPr="00FA760A">
              <w:rPr>
                <w:color w:val="000000"/>
              </w:rPr>
              <w:t>)</w:t>
            </w:r>
            <w:r w:rsidRPr="00FA760A">
              <w:rPr>
                <w:color w:val="000000"/>
              </w:rPr>
              <w:t xml:space="preserve"> (</w:t>
            </w:r>
            <w:r w:rsidRPr="00FA760A">
              <w:rPr>
                <w:i/>
                <w:iCs/>
                <w:color w:val="000000"/>
              </w:rPr>
              <w:t>IEBS Business School, 2022</w:t>
            </w:r>
            <w:r w:rsidRPr="00FA760A">
              <w:rPr>
                <w:color w:val="000000"/>
              </w:rPr>
              <w:t>) e</w:t>
            </w:r>
            <w:r w:rsidR="00156D19" w:rsidRPr="00FA760A">
              <w:rPr>
                <w:color w:val="000000"/>
              </w:rPr>
              <w:t>s</w:t>
            </w:r>
            <w:r w:rsidRPr="00FA760A">
              <w:rPr>
                <w:color w:val="000000"/>
              </w:rPr>
              <w:t xml:space="preserve"> el código fuente, con sus consecuentes pruebas, para finalmente convertirlo en un entregable.</w:t>
            </w:r>
          </w:p>
          <w:p w14:paraId="0000023D" w14:textId="6BBC8410" w:rsidR="00F26E80" w:rsidRPr="00FA760A" w:rsidRDefault="00000000" w:rsidP="00A455DC">
            <w:pPr>
              <w:numPr>
                <w:ilvl w:val="4"/>
                <w:numId w:val="5"/>
              </w:numPr>
              <w:pBdr>
                <w:top w:val="nil"/>
                <w:left w:val="nil"/>
                <w:bottom w:val="nil"/>
                <w:right w:val="nil"/>
                <w:between w:val="nil"/>
              </w:pBdr>
              <w:ind w:left="604"/>
              <w:jc w:val="both"/>
            </w:pPr>
            <w:r w:rsidRPr="00FA760A">
              <w:rPr>
                <w:i/>
                <w:iCs/>
                <w:color w:val="000000"/>
              </w:rPr>
              <w:t>Scrum Master</w:t>
            </w:r>
            <w:r w:rsidRPr="00FA760A">
              <w:rPr>
                <w:color w:val="000000"/>
              </w:rPr>
              <w:t>: es el líder, quien tiene un co</w:t>
            </w:r>
            <w:r w:rsidR="00963AE3" w:rsidRPr="00FA760A">
              <w:rPr>
                <w:color w:val="000000"/>
              </w:rPr>
              <w:t>ntacto</w:t>
            </w:r>
            <w:r w:rsidRPr="00FA760A">
              <w:rPr>
                <w:color w:val="000000"/>
              </w:rPr>
              <w:t xml:space="preserve"> permanente con</w:t>
            </w:r>
            <w:r w:rsidR="00156D19" w:rsidRPr="00FA760A">
              <w:rPr>
                <w:color w:val="000000"/>
              </w:rPr>
              <w:t xml:space="preserve"> el</w:t>
            </w:r>
            <w:r w:rsidRPr="00FA760A">
              <w:rPr>
                <w:color w:val="000000"/>
              </w:rPr>
              <w:t xml:space="preserve"> </w:t>
            </w:r>
            <w:r w:rsidRPr="00FA760A">
              <w:rPr>
                <w:i/>
                <w:iCs/>
                <w:color w:val="000000"/>
              </w:rPr>
              <w:t>product owner</w:t>
            </w:r>
            <w:r w:rsidRPr="00FA760A">
              <w:rPr>
                <w:color w:val="000000"/>
              </w:rPr>
              <w:t xml:space="preserve">, pero al mismo tiempo es quien protege al equipo de desarrollo de presiones externas, </w:t>
            </w:r>
            <w:r w:rsidR="00156D19" w:rsidRPr="00FA760A">
              <w:rPr>
                <w:color w:val="000000"/>
              </w:rPr>
              <w:t xml:space="preserve">cuenta </w:t>
            </w:r>
            <w:r w:rsidR="00E66AFB" w:rsidRPr="00FA760A">
              <w:rPr>
                <w:color w:val="000000"/>
              </w:rPr>
              <w:t xml:space="preserve">con </w:t>
            </w:r>
            <w:r w:rsidR="00156D19" w:rsidRPr="00FA760A">
              <w:rPr>
                <w:color w:val="000000"/>
              </w:rPr>
              <w:t xml:space="preserve">la </w:t>
            </w:r>
            <w:r w:rsidRPr="00FA760A">
              <w:rPr>
                <w:color w:val="000000"/>
              </w:rPr>
              <w:t xml:space="preserve">experiencia en </w:t>
            </w:r>
            <w:r w:rsidR="00156D19" w:rsidRPr="00FA760A">
              <w:rPr>
                <w:color w:val="000000"/>
              </w:rPr>
              <w:t>la creación de</w:t>
            </w:r>
            <w:r w:rsidRPr="00FA760A">
              <w:rPr>
                <w:color w:val="000000"/>
              </w:rPr>
              <w:t xml:space="preserve"> </w:t>
            </w:r>
            <w:r w:rsidR="00A455DC" w:rsidRPr="00FA760A">
              <w:rPr>
                <w:i/>
                <w:iCs/>
                <w:color w:val="000000"/>
              </w:rPr>
              <w:t>software</w:t>
            </w:r>
            <w:r w:rsidRPr="00FA760A">
              <w:rPr>
                <w:color w:val="000000"/>
              </w:rPr>
              <w:t xml:space="preserve">, proyectos, etc., incluso con conocimientos empíricos en administración de personal. </w:t>
            </w:r>
          </w:p>
          <w:p w14:paraId="0000023E" w14:textId="5698F5CC" w:rsidR="00F26E80" w:rsidRPr="00FA760A" w:rsidRDefault="00000000" w:rsidP="00A455DC">
            <w:pPr>
              <w:numPr>
                <w:ilvl w:val="4"/>
                <w:numId w:val="5"/>
              </w:numPr>
              <w:pBdr>
                <w:top w:val="nil"/>
                <w:left w:val="nil"/>
                <w:bottom w:val="nil"/>
                <w:right w:val="nil"/>
                <w:between w:val="nil"/>
              </w:pBdr>
              <w:ind w:left="604"/>
              <w:jc w:val="both"/>
              <w:rPr>
                <w:color w:val="999999"/>
              </w:rPr>
            </w:pPr>
            <w:r w:rsidRPr="00FA760A">
              <w:rPr>
                <w:color w:val="000000"/>
              </w:rPr>
              <w:t xml:space="preserve">Iteraciones: </w:t>
            </w:r>
            <w:r w:rsidR="00156D19" w:rsidRPr="00FA760A">
              <w:rPr>
                <w:color w:val="000000"/>
              </w:rPr>
              <w:t>c</w:t>
            </w:r>
            <w:r w:rsidRPr="00FA760A">
              <w:rPr>
                <w:color w:val="000000"/>
              </w:rPr>
              <w:t>iclo repetitivo, donde a medida que avanza se incrementa el valor del producto, es decir, cada iteración implica un avance y un paso firme y seguro a la entrega final.</w:t>
            </w:r>
          </w:p>
          <w:p w14:paraId="0000023F" w14:textId="77777777" w:rsidR="00F26E80" w:rsidRPr="00FA760A" w:rsidRDefault="00F26E80" w:rsidP="00A455DC">
            <w:pPr>
              <w:jc w:val="both"/>
              <w:rPr>
                <w:color w:val="999999"/>
              </w:rPr>
            </w:pPr>
          </w:p>
          <w:p w14:paraId="00000240" w14:textId="77777777" w:rsidR="00F26E80" w:rsidRPr="00FA760A" w:rsidRDefault="00000000" w:rsidP="00A455DC">
            <w:pPr>
              <w:jc w:val="both"/>
              <w:rPr>
                <w:b/>
              </w:rPr>
            </w:pPr>
            <w:r w:rsidRPr="00FA760A">
              <w:rPr>
                <w:b/>
              </w:rPr>
              <w:t>Para tener en cuenta</w:t>
            </w:r>
          </w:p>
          <w:p w14:paraId="00000241" w14:textId="43F0C2E2" w:rsidR="00F26E80" w:rsidRPr="00FA760A" w:rsidRDefault="00000000" w:rsidP="00A455DC">
            <w:pPr>
              <w:jc w:val="both"/>
            </w:pPr>
            <w:r w:rsidRPr="00FA760A">
              <w:t xml:space="preserve">En </w:t>
            </w:r>
            <w:r w:rsidR="00156D19" w:rsidRPr="00FA760A">
              <w:t xml:space="preserve">la </w:t>
            </w:r>
            <w:r w:rsidRPr="00FA760A">
              <w:t xml:space="preserve">historia de </w:t>
            </w:r>
            <w:r w:rsidRPr="00FA760A">
              <w:rPr>
                <w:i/>
                <w:iCs/>
              </w:rPr>
              <w:t>Scrum,</w:t>
            </w:r>
            <w:r w:rsidRPr="00FA760A">
              <w:t xml:space="preserve"> existen </w:t>
            </w:r>
            <w:r w:rsidR="00156D19" w:rsidRPr="00FA760A">
              <w:t>casos d</w:t>
            </w:r>
            <w:r w:rsidRPr="00FA760A">
              <w:t>e éxitos, pero también de fracasos</w:t>
            </w:r>
            <w:r w:rsidR="00963AE3" w:rsidRPr="00FA760A">
              <w:t>.</w:t>
            </w:r>
          </w:p>
          <w:p w14:paraId="00000242" w14:textId="77777777" w:rsidR="00F26E80" w:rsidRPr="00FA760A" w:rsidRDefault="00F26E80" w:rsidP="00A455DC">
            <w:pPr>
              <w:pBdr>
                <w:top w:val="nil"/>
                <w:left w:val="nil"/>
                <w:bottom w:val="nil"/>
                <w:right w:val="nil"/>
                <w:between w:val="nil"/>
              </w:pBdr>
              <w:ind w:left="1224"/>
              <w:jc w:val="both"/>
              <w:rPr>
                <w:color w:val="000000"/>
              </w:rPr>
            </w:pPr>
          </w:p>
          <w:p w14:paraId="00000243" w14:textId="3A2339F2" w:rsidR="00F26E80" w:rsidRPr="00FA760A" w:rsidRDefault="00000000" w:rsidP="00A455DC">
            <w:pPr>
              <w:jc w:val="both"/>
            </w:pPr>
            <w:r w:rsidRPr="00FA760A">
              <w:rPr>
                <w:i/>
              </w:rPr>
              <w:t xml:space="preserve">Shopify: </w:t>
            </w:r>
            <w:r w:rsidRPr="00FA760A">
              <w:t xml:space="preserve">Comprendió y le otorgó a esta metodología </w:t>
            </w:r>
            <w:r w:rsidR="00E66AFB" w:rsidRPr="00FA760A">
              <w:t xml:space="preserve">la </w:t>
            </w:r>
            <w:r w:rsidRPr="00FA760A">
              <w:t>importancia para alcanzar el éxito del proyecto, en otras palabras, cumplie</w:t>
            </w:r>
            <w:r w:rsidR="00E66AFB" w:rsidRPr="00FA760A">
              <w:t>ndo</w:t>
            </w:r>
            <w:r w:rsidRPr="00FA760A">
              <w:t xml:space="preserve"> con todos los preceptos de </w:t>
            </w:r>
            <w:r w:rsidRPr="00FA760A">
              <w:rPr>
                <w:i/>
                <w:iCs/>
              </w:rPr>
              <w:t>Scrum</w:t>
            </w:r>
            <w:r w:rsidRPr="00FA760A">
              <w:t xml:space="preserve">, dándole libertad de acción al </w:t>
            </w:r>
            <w:r w:rsidRPr="00FA760A">
              <w:rPr>
                <w:i/>
                <w:iCs/>
              </w:rPr>
              <w:t>Scrum Master</w:t>
            </w:r>
            <w:r w:rsidRPr="00FA760A">
              <w:t xml:space="preserve">, contrataron personas externas para que realizara el trabajo, entendieron con lujo de detalles el rol de </w:t>
            </w:r>
            <w:r w:rsidRPr="00FA760A">
              <w:rPr>
                <w:i/>
                <w:iCs/>
              </w:rPr>
              <w:t>Project Owner</w:t>
            </w:r>
            <w:r w:rsidRPr="00FA760A">
              <w:t xml:space="preserve"> y como complemento ideal, asignaron en forma equitativa las partes del </w:t>
            </w:r>
            <w:r w:rsidR="00A455DC" w:rsidRPr="00FA760A">
              <w:rPr>
                <w:i/>
                <w:iCs/>
              </w:rPr>
              <w:t>software</w:t>
            </w:r>
            <w:r w:rsidRPr="00FA760A">
              <w:t xml:space="preserve"> en el equipo, en forma exclusiva. Peralta, </w:t>
            </w:r>
            <w:r w:rsidR="00963AE3" w:rsidRPr="00FA760A">
              <w:t>(</w:t>
            </w:r>
            <w:r w:rsidRPr="00FA760A">
              <w:t>2021)</w:t>
            </w:r>
          </w:p>
          <w:p w14:paraId="426ABB23" w14:textId="77777777" w:rsidR="00E66AFB" w:rsidRPr="00FA760A" w:rsidRDefault="00E66AFB" w:rsidP="00A455DC">
            <w:pPr>
              <w:jc w:val="both"/>
            </w:pPr>
          </w:p>
          <w:p w14:paraId="00000244" w14:textId="66C1FF18" w:rsidR="00F26E80" w:rsidRPr="00FA760A" w:rsidRDefault="00000000" w:rsidP="00A455DC">
            <w:pPr>
              <w:jc w:val="both"/>
              <w:rPr>
                <w:color w:val="999999"/>
              </w:rPr>
            </w:pPr>
            <w:r w:rsidRPr="00FA760A">
              <w:rPr>
                <w:i/>
              </w:rPr>
              <w:t>Healthcare:</w:t>
            </w:r>
            <w:r w:rsidRPr="00FA760A">
              <w:t xml:space="preserve"> </w:t>
            </w:r>
            <w:r w:rsidR="00963AE3" w:rsidRPr="00FA760A">
              <w:t>No obstante, no todos los casos han llegado a buen producto, tal</w:t>
            </w:r>
            <w:r w:rsidRPr="00FA760A">
              <w:t xml:space="preserve"> fue el caso de </w:t>
            </w:r>
            <w:r w:rsidRPr="00FA760A">
              <w:rPr>
                <w:i/>
                <w:iCs/>
              </w:rPr>
              <w:t>Healthcare.gov</w:t>
            </w:r>
            <w:r w:rsidRPr="00FA760A">
              <w:t>, que formó parte de un proyecto del gobierno americano, que buscaba darle aire de total</w:t>
            </w:r>
            <w:r w:rsidR="00E66AFB" w:rsidRPr="00FA760A">
              <w:t xml:space="preserve"> de transparencia</w:t>
            </w:r>
            <w:r w:rsidRPr="00FA760A">
              <w:t xml:space="preserve"> en</w:t>
            </w:r>
            <w:r w:rsidR="00E66AFB" w:rsidRPr="00FA760A">
              <w:t xml:space="preserve"> los temas de</w:t>
            </w:r>
            <w:r w:rsidRPr="00FA760A">
              <w:t xml:space="preserve"> seguros sanitarios. No obstante, la implementación de la metodología </w:t>
            </w:r>
            <w:r w:rsidRPr="00FA760A">
              <w:rPr>
                <w:i/>
                <w:iCs/>
              </w:rPr>
              <w:t>Scrum</w:t>
            </w:r>
            <w:r w:rsidRPr="00FA760A">
              <w:t xml:space="preserve"> fue un verdadero fracaso, por múltiples factores, no respetar</w:t>
            </w:r>
            <w:r w:rsidR="00963AE3" w:rsidRPr="00FA760A">
              <w:t>on</w:t>
            </w:r>
            <w:r w:rsidRPr="00FA760A">
              <w:t xml:space="preserve"> </w:t>
            </w:r>
            <w:r w:rsidR="00E66AFB" w:rsidRPr="00FA760A">
              <w:t>pasos</w:t>
            </w:r>
            <w:r w:rsidRPr="00FA760A">
              <w:t xml:space="preserve"> obligatorios e imprescindibles,</w:t>
            </w:r>
            <w:r w:rsidR="00963AE3" w:rsidRPr="00FA760A">
              <w:t xml:space="preserve"> como hacer  </w:t>
            </w:r>
            <w:r w:rsidR="00E66AFB" w:rsidRPr="00FA760A">
              <w:t>pruebas semanales</w:t>
            </w:r>
            <w:r w:rsidRPr="00FA760A">
              <w:t xml:space="preserve"> de los pequeños resultados </w:t>
            </w:r>
            <w:r w:rsidR="00E66AFB" w:rsidRPr="00FA760A">
              <w:t>con entregas parciales</w:t>
            </w:r>
            <w:r w:rsidRPr="00FA760A">
              <w:t xml:space="preserve">, </w:t>
            </w:r>
            <w:r w:rsidR="00963AE3" w:rsidRPr="00FA760A">
              <w:t>para minimizar</w:t>
            </w:r>
            <w:r w:rsidR="00C656ED" w:rsidRPr="00FA760A">
              <w:t xml:space="preserve"> </w:t>
            </w:r>
            <w:r w:rsidRPr="00FA760A">
              <w:t>y asimilar errores, a pesar de contratar una cantidad excesiva de consultores, n</w:t>
            </w:r>
            <w:r w:rsidR="00963AE3" w:rsidRPr="00FA760A">
              <w:t>o</w:t>
            </w:r>
            <w:r w:rsidRPr="00FA760A">
              <w:t xml:space="preserve"> asignaron el liderazgo del proyecto; </w:t>
            </w:r>
            <w:r w:rsidR="00963AE3" w:rsidRPr="00FA760A">
              <w:t xml:space="preserve">fue lanzado por fases, </w:t>
            </w:r>
            <w:r w:rsidRPr="00FA760A">
              <w:t>como lo exige Scrum, por su entorno altamente cambiante, lo cual requiere organización</w:t>
            </w:r>
            <w:r w:rsidR="00E66AFB" w:rsidRPr="00FA760A">
              <w:t xml:space="preserve"> semanalmente</w:t>
            </w:r>
            <w:r w:rsidRPr="00FA760A">
              <w:t>; sin mencionar que las pruebas finales, se realizaron en un periodo de tiempo demasiado corto</w:t>
            </w:r>
            <w:r w:rsidR="00963AE3" w:rsidRPr="00FA760A">
              <w:t xml:space="preserve">, </w:t>
            </w:r>
            <w:r w:rsidRPr="00FA760A">
              <w:t xml:space="preserve">Peralta, </w:t>
            </w:r>
            <w:r w:rsidR="00963AE3" w:rsidRPr="00FA760A">
              <w:t>(</w:t>
            </w:r>
            <w:r w:rsidRPr="00FA760A">
              <w:t>2021)</w:t>
            </w:r>
          </w:p>
        </w:tc>
      </w:tr>
      <w:tr w:rsidR="00F26E80" w:rsidRPr="00FA760A" w14:paraId="2DB574C7" w14:textId="77777777">
        <w:trPr>
          <w:trHeight w:val="420"/>
        </w:trPr>
        <w:tc>
          <w:tcPr>
            <w:tcW w:w="15702" w:type="dxa"/>
            <w:gridSpan w:val="2"/>
            <w:shd w:val="clear" w:color="auto" w:fill="auto"/>
            <w:tcMar>
              <w:top w:w="100" w:type="dxa"/>
              <w:left w:w="100" w:type="dxa"/>
              <w:bottom w:w="100" w:type="dxa"/>
              <w:right w:w="100" w:type="dxa"/>
            </w:tcMar>
          </w:tcPr>
          <w:p w14:paraId="00000246" w14:textId="77777777" w:rsidR="00F26E80" w:rsidRPr="00FA760A" w:rsidRDefault="00000000" w:rsidP="00A455DC">
            <w:pPr>
              <w:rPr>
                <w:b/>
              </w:rPr>
            </w:pPr>
            <w:bookmarkStart w:id="11" w:name="_heading=h.1t3h5sf" w:colFirst="0" w:colLast="0"/>
            <w:bookmarkEnd w:id="11"/>
            <w:r w:rsidRPr="00FA760A">
              <w:rPr>
                <w:b/>
              </w:rPr>
              <w:lastRenderedPageBreak/>
              <w:t>Extreme Programming (XP)</w:t>
            </w:r>
          </w:p>
          <w:p w14:paraId="00000247" w14:textId="33E2FE64" w:rsidR="00F26E80" w:rsidRPr="00FA760A" w:rsidRDefault="00963AE3" w:rsidP="00A455DC">
            <w:pPr>
              <w:jc w:val="both"/>
            </w:pPr>
            <w:bookmarkStart w:id="12" w:name="_heading=h.4d34og8" w:colFirst="0" w:colLast="0"/>
            <w:bookmarkEnd w:id="12"/>
            <w:r w:rsidRPr="00FA760A">
              <w:t>Esta técnica fue la precursora de las metodologías actuales; sin lugar a dudas, uno de los pilares de su éxito consiste en que cada iteración establece el alcance de la próxima</w:t>
            </w:r>
            <w:r w:rsidR="00607275" w:rsidRPr="00FA760A">
              <w:t>,</w:t>
            </w:r>
            <w:r w:rsidRPr="00FA760A">
              <w:t xml:space="preserve"> tiene un manejo avanzado de entregas frecuentes y continuas, advirtiendo que cada versión liberada debe ir a producción inmediatamente.</w:t>
            </w:r>
          </w:p>
          <w:p w14:paraId="00000248" w14:textId="77777777" w:rsidR="00F26E80" w:rsidRPr="00FA760A" w:rsidRDefault="00000000" w:rsidP="00A455DC">
            <w:pPr>
              <w:widowControl w:val="0"/>
              <w:jc w:val="center"/>
              <w:rPr>
                <w:color w:val="999999"/>
              </w:rPr>
            </w:pPr>
            <w:r w:rsidRPr="00FA760A">
              <w:rPr>
                <w:noProof/>
              </w:rPr>
              <w:drawing>
                <wp:inline distT="0" distB="0" distL="0" distR="0" wp14:anchorId="40BDCF9B" wp14:editId="4CD24486">
                  <wp:extent cx="2606460" cy="2041387"/>
                  <wp:effectExtent l="0" t="0" r="0" b="0"/>
                  <wp:docPr id="46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8"/>
                          <a:srcRect/>
                          <a:stretch>
                            <a:fillRect/>
                          </a:stretch>
                        </pic:blipFill>
                        <pic:spPr>
                          <a:xfrm>
                            <a:off x="0" y="0"/>
                            <a:ext cx="2606460" cy="2041387"/>
                          </a:xfrm>
                          <a:prstGeom prst="rect">
                            <a:avLst/>
                          </a:prstGeom>
                          <a:ln/>
                        </pic:spPr>
                      </pic:pic>
                    </a:graphicData>
                  </a:graphic>
                </wp:inline>
              </w:drawing>
            </w:r>
          </w:p>
          <w:p w14:paraId="00000249" w14:textId="77777777" w:rsidR="00F26E80" w:rsidRPr="00FA760A" w:rsidRDefault="00000000" w:rsidP="00A455DC">
            <w:pPr>
              <w:widowControl w:val="0"/>
              <w:jc w:val="center"/>
            </w:pPr>
            <w:r w:rsidRPr="00FA760A">
              <w:t xml:space="preserve">Imagen de referencia </w:t>
            </w:r>
          </w:p>
          <w:p w14:paraId="0000024A" w14:textId="77777777" w:rsidR="00F26E80" w:rsidRPr="00FA760A" w:rsidRDefault="00000000" w:rsidP="00A455DC">
            <w:pPr>
              <w:pBdr>
                <w:top w:val="nil"/>
                <w:left w:val="nil"/>
                <w:bottom w:val="nil"/>
                <w:right w:val="nil"/>
                <w:between w:val="nil"/>
              </w:pBdr>
              <w:ind w:left="1224"/>
              <w:jc w:val="center"/>
              <w:rPr>
                <w:color w:val="0000FF"/>
                <w:u w:val="single"/>
              </w:rPr>
            </w:pPr>
            <w:hyperlink r:id="rId89">
              <w:r w:rsidRPr="00FA760A">
                <w:rPr>
                  <w:color w:val="0000FF"/>
                  <w:u w:val="single"/>
                </w:rPr>
                <w:t>https://www.digite.com/wp-content/uploads/2019/09/Extreme-Programming-XP-1024x548.jpg</w:t>
              </w:r>
            </w:hyperlink>
            <w:r w:rsidRPr="00FA760A">
              <w:rPr>
                <w:color w:val="000000"/>
              </w:rPr>
              <w:t xml:space="preserve"> </w:t>
            </w:r>
          </w:p>
          <w:p w14:paraId="0000024B" w14:textId="77777777" w:rsidR="00F26E80" w:rsidRPr="00FA760A" w:rsidRDefault="00000000" w:rsidP="00A455DC">
            <w:pPr>
              <w:pBdr>
                <w:top w:val="nil"/>
                <w:left w:val="nil"/>
                <w:bottom w:val="nil"/>
                <w:right w:val="nil"/>
                <w:between w:val="nil"/>
              </w:pBdr>
              <w:ind w:left="1224"/>
              <w:jc w:val="center"/>
              <w:rPr>
                <w:color w:val="000000"/>
              </w:rPr>
            </w:pPr>
            <w:r w:rsidRPr="00FA760A">
              <w:rPr>
                <w:color w:val="000000"/>
              </w:rPr>
              <w:t>228130_i40</w:t>
            </w:r>
          </w:p>
          <w:p w14:paraId="0000024C" w14:textId="07BE66BE" w:rsidR="00F26E80" w:rsidRPr="00FA760A" w:rsidRDefault="00963AE3" w:rsidP="00A455DC">
            <w:pPr>
              <w:jc w:val="both"/>
              <w:rPr>
                <w:b/>
              </w:rPr>
            </w:pPr>
            <w:r w:rsidRPr="00FA760A">
              <w:rPr>
                <w:b/>
              </w:rPr>
              <w:t>Consideraciones</w:t>
            </w:r>
          </w:p>
          <w:p w14:paraId="0000024D" w14:textId="7472D48C" w:rsidR="00F26E80" w:rsidRPr="00FA760A" w:rsidRDefault="00000000" w:rsidP="00A455DC">
            <w:pPr>
              <w:jc w:val="both"/>
              <w:rPr>
                <w:color w:val="999999"/>
              </w:rPr>
            </w:pPr>
            <w:r w:rsidRPr="00FA760A">
              <w:t xml:space="preserve">Se deben establecer cuatro variables fundamentales para un óptimo funcionamiento de la metodología XP en todos los proyectos de </w:t>
            </w:r>
            <w:r w:rsidR="00A455DC" w:rsidRPr="00FA760A">
              <w:rPr>
                <w:i/>
                <w:iCs/>
              </w:rPr>
              <w:t>software</w:t>
            </w:r>
            <w:r w:rsidRPr="00FA760A">
              <w:t xml:space="preserve">: </w:t>
            </w:r>
            <w:r w:rsidR="00963AE3" w:rsidRPr="00FA760A">
              <w:t>c</w:t>
            </w:r>
            <w:r w:rsidRPr="00FA760A">
              <w:t xml:space="preserve">alidad, tiempo, alcance y costo. Tres de las mencionadas variables, las pueden </w:t>
            </w:r>
            <w:r w:rsidR="000302B2" w:rsidRPr="00FA760A">
              <w:t>fija</w:t>
            </w:r>
            <w:r w:rsidRPr="00FA760A">
              <w:t xml:space="preserve">r los clientes o los responsables del proyecto y la cuarta, la establece la división que adelanta el </w:t>
            </w:r>
            <w:r w:rsidR="000302B2" w:rsidRPr="00FA760A">
              <w:t>programa</w:t>
            </w:r>
            <w:r w:rsidRPr="00FA760A">
              <w:t xml:space="preserve">. </w:t>
            </w:r>
          </w:p>
        </w:tc>
      </w:tr>
      <w:tr w:rsidR="00F26E80" w:rsidRPr="00FA760A" w14:paraId="254DB5C2" w14:textId="77777777">
        <w:trPr>
          <w:trHeight w:val="420"/>
        </w:trPr>
        <w:tc>
          <w:tcPr>
            <w:tcW w:w="15702" w:type="dxa"/>
            <w:gridSpan w:val="2"/>
            <w:shd w:val="clear" w:color="auto" w:fill="auto"/>
            <w:tcMar>
              <w:top w:w="100" w:type="dxa"/>
              <w:left w:w="100" w:type="dxa"/>
              <w:bottom w:w="100" w:type="dxa"/>
              <w:right w:w="100" w:type="dxa"/>
            </w:tcMar>
          </w:tcPr>
          <w:p w14:paraId="0000024F" w14:textId="77777777" w:rsidR="00F26E80" w:rsidRPr="00FA760A" w:rsidRDefault="00000000" w:rsidP="00A455DC">
            <w:pPr>
              <w:widowControl w:val="0"/>
              <w:rPr>
                <w:b/>
              </w:rPr>
            </w:pPr>
            <w:r w:rsidRPr="00FA760A">
              <w:rPr>
                <w:b/>
              </w:rPr>
              <w:t>Crystal</w:t>
            </w:r>
          </w:p>
          <w:p w14:paraId="00000250" w14:textId="745104AE" w:rsidR="00F26E80" w:rsidRPr="00FA760A" w:rsidRDefault="00000000" w:rsidP="00A455DC">
            <w:pPr>
              <w:jc w:val="both"/>
            </w:pPr>
            <w:bookmarkStart w:id="13" w:name="_heading=h.2s8eyo1" w:colFirst="0" w:colLast="0"/>
            <w:bookmarkEnd w:id="13"/>
            <w:r w:rsidRPr="00FA760A">
              <w:t>En la metodología sobresale p</w:t>
            </w:r>
            <w:r w:rsidR="000302B2" w:rsidRPr="00FA760A">
              <w:t>or</w:t>
            </w:r>
            <w:r w:rsidRPr="00FA760A">
              <w:t xml:space="preserve"> la estimación grupal, necesidades de la empresa, lo cual la hace ligera y </w:t>
            </w:r>
            <w:r w:rsidR="000302B2" w:rsidRPr="00FA760A">
              <w:t>versátil</w:t>
            </w:r>
            <w:r w:rsidRPr="00FA760A">
              <w:t xml:space="preserve">; hace énfasis en la eficiencia en el desarrollo de </w:t>
            </w:r>
            <w:r w:rsidR="00A455DC" w:rsidRPr="00FA760A">
              <w:rPr>
                <w:i/>
                <w:iCs/>
              </w:rPr>
              <w:t>software</w:t>
            </w:r>
            <w:r w:rsidRPr="00FA760A">
              <w:t xml:space="preserve">, </w:t>
            </w:r>
            <w:r w:rsidR="000302B2" w:rsidRPr="00FA760A">
              <w:t>emplea</w:t>
            </w:r>
            <w:r w:rsidR="00607275" w:rsidRPr="00FA760A">
              <w:t xml:space="preserve"> fórmulas</w:t>
            </w:r>
            <w:r w:rsidRPr="00FA760A">
              <w:t xml:space="preserve"> para que sean más rentables, priorizando la seguridad de </w:t>
            </w:r>
            <w:r w:rsidR="000302B2" w:rsidRPr="00FA760A">
              <w:t>lo</w:t>
            </w:r>
            <w:r w:rsidRPr="00FA760A">
              <w:t xml:space="preserve">s entregables; </w:t>
            </w:r>
            <w:r w:rsidR="00607275" w:rsidRPr="00FA760A">
              <w:t xml:space="preserve">se </w:t>
            </w:r>
            <w:r w:rsidR="000302B2" w:rsidRPr="00FA760A">
              <w:t>tiene una comunicación</w:t>
            </w:r>
            <w:r w:rsidRPr="00FA760A">
              <w:t xml:space="preserve"> fluida,</w:t>
            </w:r>
            <w:r w:rsidR="000302B2" w:rsidRPr="00FA760A">
              <w:t xml:space="preserve"> efectúa</w:t>
            </w:r>
            <w:r w:rsidRPr="00FA760A">
              <w:t xml:space="preserve"> constantes entregas</w:t>
            </w:r>
            <w:r w:rsidR="000302B2" w:rsidRPr="00FA760A">
              <w:t xml:space="preserve">, generando </w:t>
            </w:r>
            <w:r w:rsidRPr="00FA760A">
              <w:t>completa armonía con el usuario,</w:t>
            </w:r>
            <w:r w:rsidR="000302B2" w:rsidRPr="00FA760A">
              <w:t xml:space="preserve"> partiendo del respeto por </w:t>
            </w:r>
            <w:r w:rsidR="00607275" w:rsidRPr="00FA760A">
              <w:t>los</w:t>
            </w:r>
            <w:r w:rsidR="000302B2" w:rsidRPr="00FA760A">
              <w:t xml:space="preserve"> </w:t>
            </w:r>
            <w:r w:rsidR="00607275" w:rsidRPr="00FA760A">
              <w:t>puntos</w:t>
            </w:r>
            <w:r w:rsidR="000302B2" w:rsidRPr="00FA760A">
              <w:t xml:space="preserve"> de vista</w:t>
            </w:r>
            <w:r w:rsidRPr="00FA760A">
              <w:t>.</w:t>
            </w:r>
          </w:p>
          <w:p w14:paraId="00000251" w14:textId="77777777" w:rsidR="00F26E80" w:rsidRPr="00FA760A" w:rsidRDefault="00000000" w:rsidP="00A455DC">
            <w:pPr>
              <w:widowControl w:val="0"/>
              <w:rPr>
                <w:color w:val="999999"/>
              </w:rPr>
            </w:pPr>
            <w:r w:rsidRPr="00FA760A">
              <w:rPr>
                <w:noProof/>
              </w:rPr>
              <w:lastRenderedPageBreak/>
              <w:drawing>
                <wp:inline distT="0" distB="0" distL="0" distR="0" wp14:anchorId="399BB301" wp14:editId="252EFD8A">
                  <wp:extent cx="4399727" cy="2223723"/>
                  <wp:effectExtent l="0" t="0" r="0" b="0"/>
                  <wp:docPr id="445" name="image8.jpg" descr="Metodología Agil: Crystal – Ingenieria de Software I"/>
                  <wp:cNvGraphicFramePr/>
                  <a:graphic xmlns:a="http://schemas.openxmlformats.org/drawingml/2006/main">
                    <a:graphicData uri="http://schemas.openxmlformats.org/drawingml/2006/picture">
                      <pic:pic xmlns:pic="http://schemas.openxmlformats.org/drawingml/2006/picture">
                        <pic:nvPicPr>
                          <pic:cNvPr id="0" name="image8.jpg" descr="Metodología Agil: Crystal – Ingenieria de Software I"/>
                          <pic:cNvPicPr preferRelativeResize="0"/>
                        </pic:nvPicPr>
                        <pic:blipFill>
                          <a:blip r:embed="rId90"/>
                          <a:srcRect/>
                          <a:stretch>
                            <a:fillRect/>
                          </a:stretch>
                        </pic:blipFill>
                        <pic:spPr>
                          <a:xfrm>
                            <a:off x="0" y="0"/>
                            <a:ext cx="4399727" cy="2223723"/>
                          </a:xfrm>
                          <a:prstGeom prst="rect">
                            <a:avLst/>
                          </a:prstGeom>
                          <a:ln/>
                        </pic:spPr>
                      </pic:pic>
                    </a:graphicData>
                  </a:graphic>
                </wp:inline>
              </w:drawing>
            </w:r>
          </w:p>
          <w:p w14:paraId="00000252" w14:textId="77777777" w:rsidR="00F26E80" w:rsidRPr="00FA760A" w:rsidRDefault="00000000" w:rsidP="00A455DC">
            <w:pPr>
              <w:widowControl w:val="0"/>
            </w:pPr>
            <w:r w:rsidRPr="00FA760A">
              <w:t>Imagen de referencia</w:t>
            </w:r>
          </w:p>
          <w:p w14:paraId="00000253" w14:textId="77777777" w:rsidR="00F26E80" w:rsidRPr="00FA760A" w:rsidRDefault="00000000" w:rsidP="00A455DC">
            <w:pPr>
              <w:widowControl w:val="0"/>
              <w:rPr>
                <w:color w:val="0000FF"/>
                <w:u w:val="single"/>
              </w:rPr>
            </w:pPr>
            <w:hyperlink r:id="rId91">
              <w:r w:rsidRPr="00FA760A">
                <w:rPr>
                  <w:color w:val="0000FF"/>
                  <w:u w:val="single"/>
                </w:rPr>
                <w:t>https://isi2018.wordpress.com/2018/04/09/metodologia-agil-crystal/</w:t>
              </w:r>
            </w:hyperlink>
          </w:p>
          <w:p w14:paraId="00000254" w14:textId="77777777" w:rsidR="00F26E80" w:rsidRPr="00FA760A" w:rsidRDefault="00000000" w:rsidP="00A455DC">
            <w:pPr>
              <w:pBdr>
                <w:top w:val="nil"/>
                <w:left w:val="nil"/>
                <w:bottom w:val="nil"/>
                <w:right w:val="nil"/>
                <w:between w:val="nil"/>
              </w:pBdr>
              <w:ind w:left="1224"/>
              <w:rPr>
                <w:color w:val="000000"/>
              </w:rPr>
            </w:pPr>
            <w:r w:rsidRPr="00FA760A">
              <w:rPr>
                <w:color w:val="000000"/>
              </w:rPr>
              <w:t>228130_i41</w:t>
            </w:r>
          </w:p>
          <w:p w14:paraId="00000257" w14:textId="04DF28D6" w:rsidR="00F26E80" w:rsidRPr="00FA760A" w:rsidRDefault="00000000" w:rsidP="00A455DC">
            <w:pPr>
              <w:jc w:val="both"/>
              <w:rPr>
                <w:b/>
                <w:bCs/>
              </w:rPr>
            </w:pPr>
            <w:r w:rsidRPr="00FA760A">
              <w:rPr>
                <w:b/>
                <w:bCs/>
              </w:rPr>
              <w:t>La metodología Crystal, funciona</w:t>
            </w:r>
            <w:r w:rsidR="000302B2" w:rsidRPr="00FA760A">
              <w:rPr>
                <w:b/>
                <w:bCs/>
              </w:rPr>
              <w:t xml:space="preserve"> con</w:t>
            </w:r>
            <w:r w:rsidRPr="00FA760A">
              <w:rPr>
                <w:b/>
                <w:bCs/>
              </w:rPr>
              <w:t xml:space="preserve"> los siguientes aspectos: </w:t>
            </w:r>
          </w:p>
          <w:p w14:paraId="15CDE2D1" w14:textId="77777777" w:rsidR="000302B2" w:rsidRPr="00FA760A" w:rsidRDefault="000302B2" w:rsidP="00A455DC">
            <w:pPr>
              <w:jc w:val="both"/>
              <w:rPr>
                <w:b/>
                <w:bCs/>
              </w:rPr>
            </w:pPr>
          </w:p>
          <w:p w14:paraId="00000258" w14:textId="0DC992B9" w:rsidR="00F26E80" w:rsidRPr="00FA760A" w:rsidRDefault="00000000" w:rsidP="00A455DC">
            <w:pPr>
              <w:numPr>
                <w:ilvl w:val="0"/>
                <w:numId w:val="13"/>
              </w:numPr>
              <w:pBdr>
                <w:top w:val="nil"/>
                <w:left w:val="nil"/>
                <w:bottom w:val="nil"/>
                <w:right w:val="nil"/>
                <w:between w:val="nil"/>
              </w:pBdr>
              <w:ind w:left="321"/>
              <w:jc w:val="both"/>
            </w:pPr>
            <w:r w:rsidRPr="00FA760A">
              <w:rPr>
                <w:color w:val="000000"/>
              </w:rPr>
              <w:t xml:space="preserve">Interacción con los usuarios: </w:t>
            </w:r>
            <w:r w:rsidR="000302B2" w:rsidRPr="00FA760A">
              <w:rPr>
                <w:color w:val="000000"/>
              </w:rPr>
              <w:t>d</w:t>
            </w:r>
            <w:r w:rsidRPr="00FA760A">
              <w:rPr>
                <w:color w:val="000000"/>
              </w:rPr>
              <w:t xml:space="preserve">ependiendo de la complejidad, profundidad y tamaño del proyecto, </w:t>
            </w:r>
            <w:r w:rsidR="000302B2" w:rsidRPr="00FA760A">
              <w:rPr>
                <w:color w:val="000000"/>
              </w:rPr>
              <w:t xml:space="preserve">se </w:t>
            </w:r>
            <w:r w:rsidRPr="00FA760A">
              <w:rPr>
                <w:color w:val="000000"/>
              </w:rPr>
              <w:t>recomienda m</w:t>
            </w:r>
            <w:r w:rsidR="000302B2" w:rsidRPr="00FA760A">
              <w:rPr>
                <w:color w:val="000000"/>
              </w:rPr>
              <w:t>á</w:t>
            </w:r>
            <w:r w:rsidRPr="00FA760A">
              <w:rPr>
                <w:color w:val="000000"/>
              </w:rPr>
              <w:t>s de dos usuarios opinando acerca de los entregables.</w:t>
            </w:r>
          </w:p>
          <w:p w14:paraId="00000259" w14:textId="4E13E71D" w:rsidR="00F26E80" w:rsidRPr="00FA760A" w:rsidRDefault="00000000" w:rsidP="00A455DC">
            <w:pPr>
              <w:numPr>
                <w:ilvl w:val="0"/>
                <w:numId w:val="13"/>
              </w:numPr>
              <w:pBdr>
                <w:top w:val="nil"/>
                <w:left w:val="nil"/>
                <w:bottom w:val="nil"/>
                <w:right w:val="nil"/>
                <w:between w:val="nil"/>
              </w:pBdr>
              <w:ind w:left="321"/>
              <w:jc w:val="both"/>
            </w:pPr>
            <w:r w:rsidRPr="00FA760A">
              <w:rPr>
                <w:color w:val="000000"/>
              </w:rPr>
              <w:t xml:space="preserve">Planificación actual y futura: </w:t>
            </w:r>
            <w:r w:rsidR="000302B2" w:rsidRPr="00FA760A">
              <w:rPr>
                <w:color w:val="000000"/>
              </w:rPr>
              <w:t>e</w:t>
            </w:r>
            <w:r w:rsidRPr="00FA760A">
              <w:rPr>
                <w:color w:val="000000"/>
              </w:rPr>
              <w:t xml:space="preserve">l equipo planifica el entregable </w:t>
            </w:r>
            <w:r w:rsidR="000302B2" w:rsidRPr="00FA760A">
              <w:rPr>
                <w:color w:val="000000"/>
              </w:rPr>
              <w:t xml:space="preserve">presente </w:t>
            </w:r>
            <w:r w:rsidRPr="00FA760A">
              <w:rPr>
                <w:color w:val="000000"/>
              </w:rPr>
              <w:t>y el que sigue.</w:t>
            </w:r>
          </w:p>
          <w:p w14:paraId="0000025A" w14:textId="5C43C544" w:rsidR="00F26E80" w:rsidRPr="00FA760A" w:rsidRDefault="00000000" w:rsidP="00A455DC">
            <w:pPr>
              <w:numPr>
                <w:ilvl w:val="0"/>
                <w:numId w:val="13"/>
              </w:numPr>
              <w:pBdr>
                <w:top w:val="nil"/>
                <w:left w:val="nil"/>
                <w:bottom w:val="nil"/>
                <w:right w:val="nil"/>
                <w:between w:val="nil"/>
              </w:pBdr>
              <w:ind w:left="321"/>
              <w:jc w:val="both"/>
            </w:pPr>
            <w:r w:rsidRPr="00FA760A">
              <w:rPr>
                <w:color w:val="000000"/>
              </w:rPr>
              <w:t xml:space="preserve">Holística: Se subdividen equipos netamente funcionales </w:t>
            </w:r>
            <w:r w:rsidR="000302B2" w:rsidRPr="00FA760A">
              <w:rPr>
                <w:color w:val="000000"/>
              </w:rPr>
              <w:t xml:space="preserve">en </w:t>
            </w:r>
            <w:r w:rsidRPr="00FA760A">
              <w:rPr>
                <w:color w:val="000000"/>
              </w:rPr>
              <w:t>multifuncionales.</w:t>
            </w:r>
          </w:p>
          <w:p w14:paraId="0000025B" w14:textId="632D70EF" w:rsidR="00F26E80" w:rsidRPr="00FA760A" w:rsidRDefault="00000000" w:rsidP="00A455DC">
            <w:pPr>
              <w:numPr>
                <w:ilvl w:val="0"/>
                <w:numId w:val="13"/>
              </w:numPr>
              <w:pBdr>
                <w:top w:val="nil"/>
                <w:left w:val="nil"/>
                <w:bottom w:val="nil"/>
                <w:right w:val="nil"/>
                <w:between w:val="nil"/>
              </w:pBdr>
              <w:ind w:left="321"/>
              <w:jc w:val="both"/>
              <w:rPr>
                <w:color w:val="999999"/>
              </w:rPr>
            </w:pPr>
            <w:r w:rsidRPr="00FA760A">
              <w:rPr>
                <w:color w:val="000000"/>
              </w:rPr>
              <w:t>Revisión continua: Los incrementos se componen de iteraciones</w:t>
            </w:r>
            <w:r w:rsidR="000302B2" w:rsidRPr="00FA760A">
              <w:rPr>
                <w:color w:val="000000"/>
              </w:rPr>
              <w:t xml:space="preserve"> y </w:t>
            </w:r>
            <w:r w:rsidRPr="00FA760A">
              <w:rPr>
                <w:color w:val="000000"/>
              </w:rPr>
              <w:t>de actividades que permiten construir, revisar, probar y controlar los objetivos de cada incremento</w:t>
            </w:r>
            <w:r w:rsidRPr="00FA760A">
              <w:rPr>
                <w:i/>
                <w:iCs/>
                <w:color w:val="000000"/>
              </w:rPr>
              <w:t xml:space="preserve">. </w:t>
            </w:r>
            <w:r w:rsidR="0082102D" w:rsidRPr="00FA760A">
              <w:rPr>
                <w:i/>
                <w:iCs/>
                <w:color w:val="000000"/>
              </w:rPr>
              <w:t>Ingeniería</w:t>
            </w:r>
            <w:r w:rsidRPr="00FA760A">
              <w:rPr>
                <w:i/>
                <w:iCs/>
                <w:color w:val="000000"/>
              </w:rPr>
              <w:t xml:space="preserve"> de </w:t>
            </w:r>
            <w:r w:rsidR="00A455DC" w:rsidRPr="00FA760A">
              <w:rPr>
                <w:i/>
                <w:iCs/>
                <w:color w:val="000000"/>
              </w:rPr>
              <w:t>Software</w:t>
            </w:r>
            <w:r w:rsidRPr="00FA760A">
              <w:rPr>
                <w:color w:val="000000"/>
              </w:rPr>
              <w:t xml:space="preserve"> I, </w:t>
            </w:r>
            <w:r w:rsidR="000302B2" w:rsidRPr="00FA760A">
              <w:rPr>
                <w:color w:val="000000"/>
              </w:rPr>
              <w:t>(</w:t>
            </w:r>
            <w:r w:rsidRPr="00FA760A">
              <w:rPr>
                <w:color w:val="000000"/>
              </w:rPr>
              <w:t>2018).</w:t>
            </w:r>
          </w:p>
        </w:tc>
      </w:tr>
    </w:tbl>
    <w:p w14:paraId="0000025D" w14:textId="77777777" w:rsidR="00F26E80" w:rsidRPr="00FA760A" w:rsidRDefault="00F26E80" w:rsidP="00A455DC">
      <w:pPr>
        <w:pBdr>
          <w:top w:val="nil"/>
          <w:left w:val="nil"/>
          <w:bottom w:val="nil"/>
          <w:right w:val="nil"/>
          <w:between w:val="nil"/>
        </w:pBdr>
        <w:spacing w:line="240" w:lineRule="auto"/>
        <w:jc w:val="both"/>
        <w:rPr>
          <w:b/>
        </w:rPr>
      </w:pPr>
    </w:p>
    <w:p w14:paraId="0000025E" w14:textId="77777777" w:rsidR="00F26E80" w:rsidRPr="00FA760A" w:rsidRDefault="00000000" w:rsidP="00A455DC">
      <w:pPr>
        <w:pBdr>
          <w:top w:val="nil"/>
          <w:left w:val="nil"/>
          <w:bottom w:val="nil"/>
          <w:right w:val="nil"/>
          <w:between w:val="nil"/>
        </w:pBdr>
        <w:spacing w:line="240" w:lineRule="auto"/>
        <w:jc w:val="both"/>
        <w:rPr>
          <w:b/>
        </w:rPr>
      </w:pPr>
      <w:r w:rsidRPr="00FA760A">
        <w:rPr>
          <w:b/>
        </w:rPr>
        <w:t>2.3 Técnicas de priorización de requisitos</w:t>
      </w:r>
    </w:p>
    <w:p w14:paraId="0000025F" w14:textId="77777777" w:rsidR="00F26E80" w:rsidRPr="00FA760A" w:rsidRDefault="00F26E80" w:rsidP="00A455DC">
      <w:pPr>
        <w:pBdr>
          <w:top w:val="nil"/>
          <w:left w:val="nil"/>
          <w:bottom w:val="nil"/>
          <w:right w:val="nil"/>
          <w:between w:val="nil"/>
        </w:pBdr>
        <w:spacing w:line="240" w:lineRule="auto"/>
        <w:jc w:val="both"/>
        <w:rPr>
          <w:b/>
        </w:rPr>
      </w:pPr>
    </w:p>
    <w:tbl>
      <w:tblPr>
        <w:tblStyle w:val="afffffff5"/>
        <w:tblW w:w="156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F26E80" w:rsidRPr="00FA760A" w14:paraId="3142A78C" w14:textId="77777777">
        <w:trPr>
          <w:trHeight w:val="444"/>
        </w:trPr>
        <w:tc>
          <w:tcPr>
            <w:tcW w:w="15692" w:type="dxa"/>
            <w:shd w:val="clear" w:color="auto" w:fill="8DB3E2"/>
          </w:tcPr>
          <w:p w14:paraId="00000260" w14:textId="77777777" w:rsidR="00F26E80" w:rsidRPr="00FA760A" w:rsidRDefault="00000000" w:rsidP="00A455DC">
            <w:pPr>
              <w:pStyle w:val="Ttulo1"/>
              <w:jc w:val="center"/>
              <w:outlineLvl w:val="0"/>
              <w:rPr>
                <w:sz w:val="22"/>
                <w:szCs w:val="22"/>
              </w:rPr>
            </w:pPr>
            <w:r w:rsidRPr="00FA760A">
              <w:rPr>
                <w:sz w:val="22"/>
                <w:szCs w:val="22"/>
              </w:rPr>
              <w:t>Cuadro de texto</w:t>
            </w:r>
          </w:p>
        </w:tc>
      </w:tr>
      <w:tr w:rsidR="00F26E80" w:rsidRPr="00FA760A" w14:paraId="6522780E" w14:textId="77777777">
        <w:tc>
          <w:tcPr>
            <w:tcW w:w="15692" w:type="dxa"/>
          </w:tcPr>
          <w:p w14:paraId="00000261" w14:textId="1F15C3A2" w:rsidR="00F26E80" w:rsidRPr="00FA760A" w:rsidRDefault="00FA16E6" w:rsidP="00A455DC">
            <w:pPr>
              <w:jc w:val="both"/>
            </w:pPr>
            <w:r w:rsidRPr="00FA760A">
              <w:t xml:space="preserve">Como se ha mencionado en capítulos anteriores, en la fase de consecución de información, se debe </w:t>
            </w:r>
            <w:r w:rsidR="0092144C" w:rsidRPr="00FA760A">
              <w:t>efectua</w:t>
            </w:r>
            <w:r w:rsidRPr="00FA760A">
              <w:t>r un correcto y efectivo levantamiento de requisitos, también es necesario priorizar dich</w:t>
            </w:r>
            <w:r w:rsidR="001E0FBB" w:rsidRPr="00FA760A">
              <w:t>as exigencias</w:t>
            </w:r>
            <w:r w:rsidRPr="00FA760A">
              <w:t xml:space="preserve">; tarea de </w:t>
            </w:r>
            <w:r w:rsidR="00607275" w:rsidRPr="00FA760A">
              <w:t xml:space="preserve">alta </w:t>
            </w:r>
            <w:r w:rsidRPr="00FA760A">
              <w:t>complejidad, por</w:t>
            </w:r>
            <w:r w:rsidR="001E0FBB" w:rsidRPr="00FA760A">
              <w:t xml:space="preserve"> las</w:t>
            </w:r>
            <w:r w:rsidRPr="00FA760A">
              <w:t xml:space="preserve"> implicaciones, </w:t>
            </w:r>
            <w:r w:rsidR="00487F35" w:rsidRPr="00FA760A">
              <w:t>dado que</w:t>
            </w:r>
            <w:r w:rsidR="001E0FBB" w:rsidRPr="00FA760A">
              <w:t xml:space="preserve"> en su mayoría genera </w:t>
            </w:r>
            <w:r w:rsidRPr="00FA760A">
              <w:t>fuertes controversias, incluso, posiciones encontradas</w:t>
            </w:r>
            <w:r w:rsidR="001E0FBB" w:rsidRPr="00FA760A">
              <w:t xml:space="preserve">, por </w:t>
            </w:r>
            <w:r w:rsidR="00506283" w:rsidRPr="00FA760A">
              <w:t>ende,</w:t>
            </w:r>
            <w:r w:rsidR="001E0FBB" w:rsidRPr="00FA760A">
              <w:t xml:space="preserve"> es de recalcar que se deben tomar decisiones así no todos los actores estén de acuerdo. </w:t>
            </w:r>
          </w:p>
          <w:p w14:paraId="00000262" w14:textId="77777777" w:rsidR="00F26E80" w:rsidRPr="00FA760A" w:rsidRDefault="00000000" w:rsidP="00A455DC">
            <w:pPr>
              <w:jc w:val="center"/>
            </w:pPr>
            <w:r w:rsidRPr="00FA760A">
              <w:rPr>
                <w:noProof/>
              </w:rPr>
              <w:lastRenderedPageBreak/>
              <w:drawing>
                <wp:inline distT="0" distB="0" distL="0" distR="0" wp14:anchorId="16C15840" wp14:editId="12633CCF">
                  <wp:extent cx="2576071" cy="1803250"/>
                  <wp:effectExtent l="0" t="0" r="0" b="0"/>
                  <wp:docPr id="446" name="image6.jpg" descr="Establece la prioridad del trabajo, organiza la lista de tareas que hay que hacer antes y después, concepto de gestión de tareas, joven empresario se las arregla para priorizar la nota pegajosa con el número primero, segundo y tercero."/>
                  <wp:cNvGraphicFramePr/>
                  <a:graphic xmlns:a="http://schemas.openxmlformats.org/drawingml/2006/main">
                    <a:graphicData uri="http://schemas.openxmlformats.org/drawingml/2006/picture">
                      <pic:pic xmlns:pic="http://schemas.openxmlformats.org/drawingml/2006/picture">
                        <pic:nvPicPr>
                          <pic:cNvPr id="0" name="image6.jpg" descr="Establece la prioridad del trabajo, organiza la lista de tareas que hay que hacer antes y después, concepto de gestión de tareas, joven empresario se las arregla para priorizar la nota pegajosa con el número primero, segundo y tercero."/>
                          <pic:cNvPicPr preferRelativeResize="0"/>
                        </pic:nvPicPr>
                        <pic:blipFill>
                          <a:blip r:embed="rId92"/>
                          <a:srcRect/>
                          <a:stretch>
                            <a:fillRect/>
                          </a:stretch>
                        </pic:blipFill>
                        <pic:spPr>
                          <a:xfrm>
                            <a:off x="0" y="0"/>
                            <a:ext cx="2576071" cy="1803250"/>
                          </a:xfrm>
                          <a:prstGeom prst="rect">
                            <a:avLst/>
                          </a:prstGeom>
                          <a:ln/>
                        </pic:spPr>
                      </pic:pic>
                    </a:graphicData>
                  </a:graphic>
                </wp:inline>
              </w:drawing>
            </w:r>
          </w:p>
          <w:p w14:paraId="00000263" w14:textId="77777777" w:rsidR="00F26E80" w:rsidRPr="00FA760A" w:rsidRDefault="00000000" w:rsidP="00A455DC">
            <w:pPr>
              <w:widowControl w:val="0"/>
              <w:jc w:val="center"/>
            </w:pPr>
            <w:r w:rsidRPr="00FA760A">
              <w:t>Imagen de referencia</w:t>
            </w:r>
          </w:p>
          <w:p w14:paraId="00000264" w14:textId="77777777" w:rsidR="00F26E80" w:rsidRPr="00FA760A" w:rsidRDefault="00000000" w:rsidP="00A455DC">
            <w:pPr>
              <w:widowControl w:val="0"/>
              <w:jc w:val="center"/>
              <w:rPr>
                <w:color w:val="0000FF"/>
                <w:u w:val="single"/>
              </w:rPr>
            </w:pPr>
            <w:hyperlink r:id="rId93">
              <w:r w:rsidRPr="00FA760A">
                <w:rPr>
                  <w:color w:val="0000FF"/>
                  <w:u w:val="single"/>
                </w:rPr>
                <w:t>https://image.shutterstock.com/image-vector/set-work-priority-arrange-do-600w-1851861454.jpg</w:t>
              </w:r>
            </w:hyperlink>
          </w:p>
          <w:p w14:paraId="00000265" w14:textId="77777777" w:rsidR="00F26E80" w:rsidRPr="00FA760A" w:rsidRDefault="00000000" w:rsidP="00A455DC">
            <w:pPr>
              <w:pBdr>
                <w:top w:val="nil"/>
                <w:left w:val="nil"/>
                <w:bottom w:val="nil"/>
                <w:right w:val="nil"/>
                <w:between w:val="nil"/>
              </w:pBdr>
              <w:ind w:left="1224"/>
              <w:jc w:val="center"/>
              <w:rPr>
                <w:color w:val="000000"/>
              </w:rPr>
            </w:pPr>
            <w:r w:rsidRPr="00FA760A">
              <w:rPr>
                <w:color w:val="000000"/>
              </w:rPr>
              <w:t>228130_i42</w:t>
            </w:r>
          </w:p>
          <w:p w14:paraId="00000266" w14:textId="77777777" w:rsidR="00F26E80" w:rsidRPr="00FA760A" w:rsidRDefault="00F26E80" w:rsidP="00A455DC">
            <w:pPr>
              <w:jc w:val="center"/>
            </w:pPr>
          </w:p>
          <w:p w14:paraId="00000267" w14:textId="77777777" w:rsidR="00F26E80" w:rsidRPr="00FA760A" w:rsidRDefault="00000000" w:rsidP="00A455DC">
            <w:pPr>
              <w:jc w:val="both"/>
              <w:rPr>
                <w:color w:val="BFBFBF"/>
              </w:rPr>
            </w:pPr>
            <w:r w:rsidRPr="00FA760A">
              <w:t>Las técnicas más utilizadas son:</w:t>
            </w:r>
          </w:p>
        </w:tc>
      </w:tr>
    </w:tbl>
    <w:p w14:paraId="00000268" w14:textId="77777777" w:rsidR="00F26E80" w:rsidRPr="00FA760A" w:rsidRDefault="00F26E80" w:rsidP="00A455DC">
      <w:pPr>
        <w:pBdr>
          <w:top w:val="nil"/>
          <w:left w:val="nil"/>
          <w:bottom w:val="nil"/>
          <w:right w:val="nil"/>
          <w:between w:val="nil"/>
        </w:pBdr>
        <w:spacing w:line="240" w:lineRule="auto"/>
        <w:jc w:val="both"/>
        <w:rPr>
          <w:b/>
        </w:rPr>
      </w:pPr>
    </w:p>
    <w:p w14:paraId="00000269" w14:textId="77777777" w:rsidR="00F26E80" w:rsidRPr="00FA760A" w:rsidRDefault="00F26E80" w:rsidP="00A455DC">
      <w:pPr>
        <w:pBdr>
          <w:top w:val="nil"/>
          <w:left w:val="nil"/>
          <w:bottom w:val="nil"/>
          <w:right w:val="nil"/>
          <w:between w:val="nil"/>
        </w:pBdr>
        <w:spacing w:line="240" w:lineRule="auto"/>
        <w:jc w:val="both"/>
        <w:rPr>
          <w:b/>
        </w:rPr>
      </w:pPr>
    </w:p>
    <w:tbl>
      <w:tblPr>
        <w:tblStyle w:val="afffffff6"/>
        <w:tblW w:w="15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995"/>
        <w:gridCol w:w="5580"/>
      </w:tblGrid>
      <w:tr w:rsidR="00F26E80" w:rsidRPr="00FA760A" w14:paraId="766494E3" w14:textId="77777777">
        <w:trPr>
          <w:trHeight w:val="460"/>
        </w:trPr>
        <w:tc>
          <w:tcPr>
            <w:tcW w:w="2010" w:type="dxa"/>
            <w:shd w:val="clear" w:color="auto" w:fill="C9DAF8"/>
            <w:tcMar>
              <w:top w:w="100" w:type="dxa"/>
              <w:left w:w="100" w:type="dxa"/>
              <w:bottom w:w="100" w:type="dxa"/>
              <w:right w:w="100" w:type="dxa"/>
            </w:tcMar>
          </w:tcPr>
          <w:p w14:paraId="0000026A" w14:textId="77777777" w:rsidR="00F26E80" w:rsidRPr="00FA760A" w:rsidRDefault="00000000" w:rsidP="00A455DC">
            <w:pPr>
              <w:widowControl w:val="0"/>
              <w:jc w:val="center"/>
              <w:rPr>
                <w:b/>
              </w:rPr>
            </w:pPr>
            <w:r w:rsidRPr="00FA760A">
              <w:rPr>
                <w:b/>
              </w:rPr>
              <w:t>Tipo de recurso</w:t>
            </w:r>
          </w:p>
        </w:tc>
        <w:tc>
          <w:tcPr>
            <w:tcW w:w="13575" w:type="dxa"/>
            <w:gridSpan w:val="2"/>
            <w:shd w:val="clear" w:color="auto" w:fill="C9DAF8"/>
            <w:tcMar>
              <w:top w:w="100" w:type="dxa"/>
              <w:left w:w="100" w:type="dxa"/>
              <w:bottom w:w="100" w:type="dxa"/>
              <w:right w:w="100" w:type="dxa"/>
            </w:tcMar>
          </w:tcPr>
          <w:p w14:paraId="0000026B" w14:textId="77777777" w:rsidR="00F26E80" w:rsidRPr="00FA760A" w:rsidRDefault="00000000" w:rsidP="00A455DC">
            <w:pPr>
              <w:pStyle w:val="Ttulo"/>
              <w:widowControl w:val="0"/>
              <w:jc w:val="center"/>
              <w:rPr>
                <w:sz w:val="22"/>
                <w:szCs w:val="22"/>
              </w:rPr>
            </w:pPr>
            <w:bookmarkStart w:id="14" w:name="_heading=h.17dp8vu" w:colFirst="0" w:colLast="0"/>
            <w:bookmarkEnd w:id="14"/>
            <w:r w:rsidRPr="00FA760A">
              <w:rPr>
                <w:sz w:val="22"/>
                <w:szCs w:val="22"/>
              </w:rPr>
              <w:t>Infografía interactiva Punto caliente</w:t>
            </w:r>
          </w:p>
        </w:tc>
      </w:tr>
      <w:tr w:rsidR="00F26E80" w:rsidRPr="00FA760A" w14:paraId="0BB0C693" w14:textId="77777777">
        <w:trPr>
          <w:trHeight w:val="420"/>
        </w:trPr>
        <w:tc>
          <w:tcPr>
            <w:tcW w:w="2010" w:type="dxa"/>
            <w:shd w:val="clear" w:color="auto" w:fill="auto"/>
            <w:tcMar>
              <w:top w:w="100" w:type="dxa"/>
              <w:left w:w="100" w:type="dxa"/>
              <w:bottom w:w="100" w:type="dxa"/>
              <w:right w:w="100" w:type="dxa"/>
            </w:tcMar>
          </w:tcPr>
          <w:p w14:paraId="0000026D" w14:textId="77777777" w:rsidR="00F26E80" w:rsidRPr="00FA760A" w:rsidRDefault="00000000" w:rsidP="00A455DC">
            <w:pPr>
              <w:widowControl w:val="0"/>
              <w:rPr>
                <w:b/>
              </w:rPr>
            </w:pPr>
            <w:r w:rsidRPr="00FA760A">
              <w:rPr>
                <w:b/>
              </w:rPr>
              <w:t>Texto introductorio</w:t>
            </w:r>
          </w:p>
        </w:tc>
        <w:tc>
          <w:tcPr>
            <w:tcW w:w="13575" w:type="dxa"/>
            <w:gridSpan w:val="2"/>
            <w:shd w:val="clear" w:color="auto" w:fill="auto"/>
            <w:tcMar>
              <w:top w:w="100" w:type="dxa"/>
              <w:left w:w="100" w:type="dxa"/>
              <w:bottom w:w="100" w:type="dxa"/>
              <w:right w:w="100" w:type="dxa"/>
            </w:tcMar>
          </w:tcPr>
          <w:p w14:paraId="0000026E" w14:textId="379FFDBB" w:rsidR="00F26E80" w:rsidRPr="00FA760A" w:rsidRDefault="00000000" w:rsidP="00A455DC">
            <w:pPr>
              <w:jc w:val="both"/>
              <w:rPr>
                <w:color w:val="666666"/>
              </w:rPr>
            </w:pPr>
            <w:r w:rsidRPr="00FA760A">
              <w:rPr>
                <w:i/>
                <w:iCs/>
              </w:rPr>
              <w:t>MosCow</w:t>
            </w:r>
            <w:r w:rsidRPr="00FA760A">
              <w:t>, s</w:t>
            </w:r>
            <w:r w:rsidR="001E0FBB" w:rsidRPr="00FA760A">
              <w:t xml:space="preserve">eñala que todos </w:t>
            </w:r>
            <w:r w:rsidRPr="00FA760A">
              <w:rPr>
                <w:color w:val="202020"/>
              </w:rPr>
              <w:t>los requisitos son importantes, no se puede demeritar ninguno, algunos son vitales,</w:t>
            </w:r>
            <w:r w:rsidR="001E0FBB" w:rsidRPr="00FA760A">
              <w:rPr>
                <w:color w:val="202020"/>
              </w:rPr>
              <w:t xml:space="preserve"> debido al </w:t>
            </w:r>
            <w:r w:rsidRPr="00FA760A">
              <w:rPr>
                <w:color w:val="202020"/>
              </w:rPr>
              <w:t xml:space="preserve">funcionamiento de los procesos, tornándose obligatorios, lo cual indica, que, sin ellos, el proceso, no se puede ejecutar. Consiste en calificar los requisitos dentro de las categorías: </w:t>
            </w:r>
            <w:r w:rsidRPr="00FA760A">
              <w:rPr>
                <w:i/>
                <w:iCs/>
                <w:color w:val="202020"/>
              </w:rPr>
              <w:t>Must, Should, Could or Would</w:t>
            </w:r>
            <w:r w:rsidRPr="00FA760A">
              <w:rPr>
                <w:color w:val="202020"/>
              </w:rPr>
              <w:t>.</w:t>
            </w:r>
          </w:p>
        </w:tc>
      </w:tr>
      <w:tr w:rsidR="00F26E80" w:rsidRPr="00FA760A" w14:paraId="26A4987C" w14:textId="77777777">
        <w:trPr>
          <w:trHeight w:val="420"/>
        </w:trPr>
        <w:tc>
          <w:tcPr>
            <w:tcW w:w="15585" w:type="dxa"/>
            <w:gridSpan w:val="3"/>
            <w:shd w:val="clear" w:color="auto" w:fill="auto"/>
            <w:tcMar>
              <w:top w:w="100" w:type="dxa"/>
              <w:left w:w="100" w:type="dxa"/>
              <w:bottom w:w="100" w:type="dxa"/>
              <w:right w:w="100" w:type="dxa"/>
            </w:tcMar>
          </w:tcPr>
          <w:p w14:paraId="00000270" w14:textId="77777777" w:rsidR="00F26E80" w:rsidRPr="00FA760A" w:rsidRDefault="00000000" w:rsidP="00A455DC">
            <w:pPr>
              <w:widowControl w:val="0"/>
              <w:rPr>
                <w:b/>
              </w:rPr>
            </w:pPr>
            <w:r w:rsidRPr="00FA760A">
              <w:rPr>
                <w:b/>
              </w:rPr>
              <w:t>Imagen</w:t>
            </w:r>
          </w:p>
          <w:p w14:paraId="00000271" w14:textId="77777777" w:rsidR="00F26E80" w:rsidRPr="00FA760A" w:rsidRDefault="00000000" w:rsidP="00A455DC">
            <w:pPr>
              <w:widowControl w:val="0"/>
              <w:jc w:val="center"/>
            </w:pPr>
            <w:r w:rsidRPr="00FA760A">
              <w:rPr>
                <w:noProof/>
              </w:rPr>
              <w:drawing>
                <wp:inline distT="0" distB="0" distL="0" distR="0" wp14:anchorId="04209576" wp14:editId="7112958C">
                  <wp:extent cx="3087494" cy="1468275"/>
                  <wp:effectExtent l="0" t="0" r="0" b="0"/>
                  <wp:docPr id="447" name="image4.jpg" descr="Priorización de requisitos - Técnica MoSCoW"/>
                  <wp:cNvGraphicFramePr/>
                  <a:graphic xmlns:a="http://schemas.openxmlformats.org/drawingml/2006/main">
                    <a:graphicData uri="http://schemas.openxmlformats.org/drawingml/2006/picture">
                      <pic:pic xmlns:pic="http://schemas.openxmlformats.org/drawingml/2006/picture">
                        <pic:nvPicPr>
                          <pic:cNvPr id="0" name="image4.jpg" descr="Priorización de requisitos - Técnica MoSCoW"/>
                          <pic:cNvPicPr preferRelativeResize="0"/>
                        </pic:nvPicPr>
                        <pic:blipFill>
                          <a:blip r:embed="rId94"/>
                          <a:srcRect/>
                          <a:stretch>
                            <a:fillRect/>
                          </a:stretch>
                        </pic:blipFill>
                        <pic:spPr>
                          <a:xfrm>
                            <a:off x="0" y="0"/>
                            <a:ext cx="3087494" cy="1468275"/>
                          </a:xfrm>
                          <a:prstGeom prst="rect">
                            <a:avLst/>
                          </a:prstGeom>
                          <a:ln/>
                        </pic:spPr>
                      </pic:pic>
                    </a:graphicData>
                  </a:graphic>
                </wp:inline>
              </w:drawing>
            </w:r>
            <w:r w:rsidRPr="00FA760A">
              <w:rPr>
                <w:noProof/>
              </w:rPr>
              <mc:AlternateContent>
                <mc:Choice Requires="wps">
                  <w:drawing>
                    <wp:anchor distT="0" distB="0" distL="114300" distR="114300" simplePos="0" relativeHeight="251674624" behindDoc="0" locked="0" layoutInCell="1" hidden="0" allowOverlap="1" wp14:anchorId="71001936" wp14:editId="2BD4287A">
                      <wp:simplePos x="0" y="0"/>
                      <wp:positionH relativeFrom="column">
                        <wp:posOffset>6045200</wp:posOffset>
                      </wp:positionH>
                      <wp:positionV relativeFrom="paragraph">
                        <wp:posOffset>76200</wp:posOffset>
                      </wp:positionV>
                      <wp:extent cx="717550" cy="558800"/>
                      <wp:effectExtent l="0" t="0" r="0" b="0"/>
                      <wp:wrapNone/>
                      <wp:docPr id="432" name="Flecha derecha 432"/>
                      <wp:cNvGraphicFramePr/>
                      <a:graphic xmlns:a="http://schemas.openxmlformats.org/drawingml/2006/main">
                        <a:graphicData uri="http://schemas.microsoft.com/office/word/2010/wordprocessingShape">
                          <wps:wsp>
                            <wps:cNvSpPr/>
                            <wps:spPr>
                              <a:xfrm flipH="1">
                                <a:off x="5025325" y="3538700"/>
                                <a:ext cx="641350"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28456328"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1001936" id="Flecha derecha 432" o:spid="_x0000_s1042" type="#_x0000_t13" style="position:absolute;left:0;text-align:left;margin-left:476pt;margin-top:6pt;width:56.5pt;height:44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" adj="13473" fillcolor="#f79646 [3209]" strokecolor="#b46d33" strokeweight="2pt">
                      <v:stroke startarrowwidth="narrow" startarrowlength="short" endarrowwidth="narrow" endarrowlength="short" joinstyle="round"/>
                      <v:textbox inset="2.53958mm,2.53958mm,2.53958mm,2.53958mm">
                        <w:txbxContent>
                          <w:p w14:paraId="28456328"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75648" behindDoc="0" locked="0" layoutInCell="1" hidden="0" allowOverlap="1" wp14:anchorId="05218D8A" wp14:editId="733FA9F7">
                      <wp:simplePos x="0" y="0"/>
                      <wp:positionH relativeFrom="column">
                        <wp:posOffset>4114800</wp:posOffset>
                      </wp:positionH>
                      <wp:positionV relativeFrom="paragraph">
                        <wp:posOffset>152400</wp:posOffset>
                      </wp:positionV>
                      <wp:extent cx="577850" cy="558800"/>
                      <wp:effectExtent l="0" t="0" r="0" b="0"/>
                      <wp:wrapNone/>
                      <wp:docPr id="427" name="Flecha derecha 427"/>
                      <wp:cNvGraphicFramePr/>
                      <a:graphic xmlns:a="http://schemas.openxmlformats.org/drawingml/2006/main">
                        <a:graphicData uri="http://schemas.microsoft.com/office/word/2010/wordprocessingShape">
                          <wps:wsp>
                            <wps:cNvSpPr/>
                            <wps:spPr>
                              <a:xfrm>
                                <a:off x="5095175" y="3538700"/>
                                <a:ext cx="501650"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4A19CF87"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5218D8A" id="Flecha derecha 427" o:spid="_x0000_s1043" type="#_x0000_t13" style="position:absolute;left:0;text-align:left;margin-left:324pt;margin-top:12pt;width:45.5pt;height:4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" adj="11210" fillcolor="#f79646 [3209]" strokecolor="#b46d33" strokeweight="2pt">
                      <v:stroke startarrowwidth="narrow" startarrowlength="short" endarrowwidth="narrow" endarrowlength="short" joinstyle="round"/>
                      <v:textbox inset="2.53958mm,2.53958mm,2.53958mm,2.53958mm">
                        <w:txbxContent>
                          <w:p w14:paraId="4A19CF87"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76672" behindDoc="0" locked="0" layoutInCell="1" hidden="0" allowOverlap="1" wp14:anchorId="6C6869D4" wp14:editId="7CB0E904">
                      <wp:simplePos x="0" y="0"/>
                      <wp:positionH relativeFrom="column">
                        <wp:posOffset>5549900</wp:posOffset>
                      </wp:positionH>
                      <wp:positionV relativeFrom="paragraph">
                        <wp:posOffset>1016000</wp:posOffset>
                      </wp:positionV>
                      <wp:extent cx="508000" cy="558800"/>
                      <wp:effectExtent l="0" t="0" r="0" b="0"/>
                      <wp:wrapNone/>
                      <wp:docPr id="426" name="Flecha derecha 426"/>
                      <wp:cNvGraphicFramePr/>
                      <a:graphic xmlns:a="http://schemas.openxmlformats.org/drawingml/2006/main">
                        <a:graphicData uri="http://schemas.microsoft.com/office/word/2010/wordprocessingShape">
                          <wps:wsp>
                            <wps:cNvSpPr/>
                            <wps:spPr>
                              <a:xfrm flipH="1">
                                <a:off x="5130100" y="3538700"/>
                                <a:ext cx="431800"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160E3471"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6C6869D4" id="Flecha derecha 426" o:spid="_x0000_s1044" type="#_x0000_t13" style="position:absolute;left:0;text-align:left;margin-left:437pt;margin-top:80pt;width:40pt;height:44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" adj="10800" fillcolor="#f79646 [3209]" strokecolor="#b46d33" strokeweight="2pt">
                      <v:stroke startarrowwidth="narrow" startarrowlength="short" endarrowwidth="narrow" endarrowlength="short" joinstyle="round"/>
                      <v:textbox inset="2.53958mm,2.53958mm,2.53958mm,2.53958mm">
                        <w:txbxContent>
                          <w:p w14:paraId="160E3471"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77696" behindDoc="0" locked="0" layoutInCell="1" hidden="0" allowOverlap="1" wp14:anchorId="29E83A29" wp14:editId="4D0C0C89">
                      <wp:simplePos x="0" y="0"/>
                      <wp:positionH relativeFrom="column">
                        <wp:posOffset>4127500</wp:posOffset>
                      </wp:positionH>
                      <wp:positionV relativeFrom="paragraph">
                        <wp:posOffset>1016000</wp:posOffset>
                      </wp:positionV>
                      <wp:extent cx="482600" cy="558800"/>
                      <wp:effectExtent l="0" t="0" r="0" b="0"/>
                      <wp:wrapNone/>
                      <wp:docPr id="414" name="Flecha derecha 414"/>
                      <wp:cNvGraphicFramePr/>
                      <a:graphic xmlns:a="http://schemas.openxmlformats.org/drawingml/2006/main">
                        <a:graphicData uri="http://schemas.microsoft.com/office/word/2010/wordprocessingShape">
                          <wps:wsp>
                            <wps:cNvSpPr/>
                            <wps:spPr>
                              <a:xfrm>
                                <a:off x="5142800" y="3538700"/>
                                <a:ext cx="406400"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29B41C76"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9E83A29" id="Flecha derecha 414" o:spid="_x0000_s1045" type="#_x0000_t13" style="position:absolute;left:0;text-align:left;margin-left:325pt;margin-top:80pt;width:38pt;height:4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" adj="10800" fillcolor="#f79646 [3209]" strokecolor="#b46d33" strokeweight="2pt">
                      <v:stroke startarrowwidth="narrow" startarrowlength="short" endarrowwidth="narrow" endarrowlength="short" joinstyle="round"/>
                      <v:textbox inset="2.53958mm,2.53958mm,2.53958mm,2.53958mm">
                        <w:txbxContent>
                          <w:p w14:paraId="29B41C76"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78720" behindDoc="0" locked="0" layoutInCell="1" hidden="0" allowOverlap="1" wp14:anchorId="6249D536" wp14:editId="4585529B">
                      <wp:simplePos x="0" y="0"/>
                      <wp:positionH relativeFrom="column">
                        <wp:posOffset>4114800</wp:posOffset>
                      </wp:positionH>
                      <wp:positionV relativeFrom="paragraph">
                        <wp:posOffset>317500</wp:posOffset>
                      </wp:positionV>
                      <wp:extent cx="609600" cy="238125"/>
                      <wp:effectExtent l="0" t="0" r="0" b="0"/>
                      <wp:wrapNone/>
                      <wp:docPr id="420" name="Rectángulo 420"/>
                      <wp:cNvGraphicFramePr/>
                      <a:graphic xmlns:a="http://schemas.openxmlformats.org/drawingml/2006/main">
                        <a:graphicData uri="http://schemas.microsoft.com/office/word/2010/wordprocessingShape">
                          <wps:wsp>
                            <wps:cNvSpPr/>
                            <wps:spPr>
                              <a:xfrm>
                                <a:off x="5055488" y="3675225"/>
                                <a:ext cx="581025" cy="209550"/>
                              </a:xfrm>
                              <a:prstGeom prst="rect">
                                <a:avLst/>
                              </a:prstGeom>
                              <a:noFill/>
                              <a:ln>
                                <a:noFill/>
                              </a:ln>
                            </wps:spPr>
                            <wps:txbx>
                              <w:txbxContent>
                                <w:p w14:paraId="1F8CC5C0" w14:textId="77777777" w:rsidR="00F26E80" w:rsidRDefault="00000000">
                                  <w:pPr>
                                    <w:spacing w:line="275" w:lineRule="auto"/>
                                    <w:textDirection w:val="btLr"/>
                                  </w:pPr>
                                  <w:r>
                                    <w:rPr>
                                      <w:color w:val="000000"/>
                                      <w:sz w:val="18"/>
                                    </w:rPr>
                                    <w:t>Must</w:t>
                                  </w:r>
                                </w:p>
                              </w:txbxContent>
                            </wps:txbx>
                            <wps:bodyPr spcFirstLastPara="1" wrap="square" lIns="91425" tIns="45700" rIns="91425" bIns="45700" anchor="t" anchorCtr="0">
                              <a:noAutofit/>
                            </wps:bodyPr>
                          </wps:wsp>
                        </a:graphicData>
                      </a:graphic>
                    </wp:anchor>
                  </w:drawing>
                </mc:Choice>
                <mc:Fallback>
                  <w:pict>
                    <v:rect w14:anchorId="6249D536" id="Rectángulo 420" o:spid="_x0000_s1046" style="position:absolute;left:0;text-align:left;margin-left:324pt;margin-top:25pt;width:48pt;height:18.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" filled="f" stroked="f">
                      <v:textbox inset="2.53958mm,1.2694mm,2.53958mm,1.2694mm">
                        <w:txbxContent>
                          <w:p w14:paraId="1F8CC5C0" w14:textId="77777777" w:rsidR="00F26E80" w:rsidRDefault="00000000">
                            <w:pPr>
                              <w:spacing w:line="275" w:lineRule="auto"/>
                              <w:textDirection w:val="btLr"/>
                            </w:pPr>
                            <w:r>
                              <w:rPr>
                                <w:color w:val="000000"/>
                                <w:sz w:val="18"/>
                              </w:rPr>
                              <w:t>Must</w:t>
                            </w:r>
                          </w:p>
                        </w:txbxContent>
                      </v:textbox>
                    </v:rect>
                  </w:pict>
                </mc:Fallback>
              </mc:AlternateContent>
            </w:r>
            <w:r w:rsidRPr="00FA760A">
              <w:rPr>
                <w:noProof/>
              </w:rPr>
              <mc:AlternateContent>
                <mc:Choice Requires="wps">
                  <w:drawing>
                    <wp:anchor distT="0" distB="0" distL="114300" distR="114300" simplePos="0" relativeHeight="251679744" behindDoc="0" locked="0" layoutInCell="1" hidden="0" allowOverlap="1" wp14:anchorId="26BEE3EB" wp14:editId="043A7F86">
                      <wp:simplePos x="0" y="0"/>
                      <wp:positionH relativeFrom="column">
                        <wp:posOffset>6121400</wp:posOffset>
                      </wp:positionH>
                      <wp:positionV relativeFrom="paragraph">
                        <wp:posOffset>215900</wp:posOffset>
                      </wp:positionV>
                      <wp:extent cx="609600" cy="238125"/>
                      <wp:effectExtent l="0" t="0" r="0" b="0"/>
                      <wp:wrapNone/>
                      <wp:docPr id="416" name="Rectángulo 416"/>
                      <wp:cNvGraphicFramePr/>
                      <a:graphic xmlns:a="http://schemas.openxmlformats.org/drawingml/2006/main">
                        <a:graphicData uri="http://schemas.microsoft.com/office/word/2010/wordprocessingShape">
                          <wps:wsp>
                            <wps:cNvSpPr/>
                            <wps:spPr>
                              <a:xfrm>
                                <a:off x="5055488" y="3675225"/>
                                <a:ext cx="581025" cy="209550"/>
                              </a:xfrm>
                              <a:prstGeom prst="rect">
                                <a:avLst/>
                              </a:prstGeom>
                              <a:noFill/>
                              <a:ln>
                                <a:noFill/>
                              </a:ln>
                            </wps:spPr>
                            <wps:txbx>
                              <w:txbxContent>
                                <w:p w14:paraId="7790E53C" w14:textId="77777777" w:rsidR="00F26E80" w:rsidRDefault="00000000">
                                  <w:pPr>
                                    <w:spacing w:line="275" w:lineRule="auto"/>
                                    <w:textDirection w:val="btLr"/>
                                  </w:pPr>
                                  <w:r>
                                    <w:rPr>
                                      <w:color w:val="000000"/>
                                      <w:sz w:val="18"/>
                                    </w:rPr>
                                    <w:t>Should</w:t>
                                  </w:r>
                                </w:p>
                              </w:txbxContent>
                            </wps:txbx>
                            <wps:bodyPr spcFirstLastPara="1" wrap="square" lIns="91425" tIns="45700" rIns="91425" bIns="45700" anchor="t" anchorCtr="0">
                              <a:noAutofit/>
                            </wps:bodyPr>
                          </wps:wsp>
                        </a:graphicData>
                      </a:graphic>
                    </wp:anchor>
                  </w:drawing>
                </mc:Choice>
                <mc:Fallback>
                  <w:pict>
                    <v:rect w14:anchorId="26BEE3EB" id="Rectángulo 416" o:spid="_x0000_s1047" style="position:absolute;left:0;text-align:left;margin-left:482pt;margin-top:17pt;width:48pt;height:18.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" filled="f" stroked="f">
                      <v:textbox inset="2.53958mm,1.2694mm,2.53958mm,1.2694mm">
                        <w:txbxContent>
                          <w:p w14:paraId="7790E53C" w14:textId="77777777" w:rsidR="00F26E80" w:rsidRDefault="00000000">
                            <w:pPr>
                              <w:spacing w:line="275" w:lineRule="auto"/>
                              <w:textDirection w:val="btLr"/>
                            </w:pPr>
                            <w:r>
                              <w:rPr>
                                <w:color w:val="000000"/>
                                <w:sz w:val="18"/>
                              </w:rPr>
                              <w:t>Should</w:t>
                            </w:r>
                          </w:p>
                        </w:txbxContent>
                      </v:textbox>
                    </v:rect>
                  </w:pict>
                </mc:Fallback>
              </mc:AlternateContent>
            </w:r>
            <w:r w:rsidRPr="00FA760A">
              <w:rPr>
                <w:noProof/>
              </w:rPr>
              <mc:AlternateContent>
                <mc:Choice Requires="wps">
                  <w:drawing>
                    <wp:anchor distT="0" distB="0" distL="114300" distR="114300" simplePos="0" relativeHeight="251680768" behindDoc="0" locked="0" layoutInCell="1" hidden="0" allowOverlap="1" wp14:anchorId="533AE04A" wp14:editId="14BB61F5">
                      <wp:simplePos x="0" y="0"/>
                      <wp:positionH relativeFrom="column">
                        <wp:posOffset>5549900</wp:posOffset>
                      </wp:positionH>
                      <wp:positionV relativeFrom="paragraph">
                        <wp:posOffset>1155700</wp:posOffset>
                      </wp:positionV>
                      <wp:extent cx="609600" cy="238125"/>
                      <wp:effectExtent l="0" t="0" r="0" b="0"/>
                      <wp:wrapNone/>
                      <wp:docPr id="430" name="Rectángulo 430"/>
                      <wp:cNvGraphicFramePr/>
                      <a:graphic xmlns:a="http://schemas.openxmlformats.org/drawingml/2006/main">
                        <a:graphicData uri="http://schemas.microsoft.com/office/word/2010/wordprocessingShape">
                          <wps:wsp>
                            <wps:cNvSpPr/>
                            <wps:spPr>
                              <a:xfrm>
                                <a:off x="5055488" y="3675225"/>
                                <a:ext cx="581025" cy="209550"/>
                              </a:xfrm>
                              <a:prstGeom prst="rect">
                                <a:avLst/>
                              </a:prstGeom>
                              <a:noFill/>
                              <a:ln>
                                <a:noFill/>
                              </a:ln>
                            </wps:spPr>
                            <wps:txbx>
                              <w:txbxContent>
                                <w:p w14:paraId="6FB72850" w14:textId="77777777" w:rsidR="00F26E80" w:rsidRDefault="00000000">
                                  <w:pPr>
                                    <w:spacing w:line="275" w:lineRule="auto"/>
                                    <w:textDirection w:val="btLr"/>
                                  </w:pPr>
                                  <w:r>
                                    <w:rPr>
                                      <w:color w:val="000000"/>
                                      <w:sz w:val="18"/>
                                    </w:rPr>
                                    <w:t>Could</w:t>
                                  </w:r>
                                </w:p>
                              </w:txbxContent>
                            </wps:txbx>
                            <wps:bodyPr spcFirstLastPara="1" wrap="square" lIns="91425" tIns="45700" rIns="91425" bIns="45700" anchor="t" anchorCtr="0">
                              <a:noAutofit/>
                            </wps:bodyPr>
                          </wps:wsp>
                        </a:graphicData>
                      </a:graphic>
                    </wp:anchor>
                  </w:drawing>
                </mc:Choice>
                <mc:Fallback>
                  <w:pict>
                    <v:rect w14:anchorId="533AE04A" id="Rectángulo 430" o:spid="_x0000_s1048" style="position:absolute;left:0;text-align:left;margin-left:437pt;margin-top:91pt;width:48pt;height:18.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" filled="f" stroked="f">
                      <v:textbox inset="2.53958mm,1.2694mm,2.53958mm,1.2694mm">
                        <w:txbxContent>
                          <w:p w14:paraId="6FB72850" w14:textId="77777777" w:rsidR="00F26E80" w:rsidRDefault="00000000">
                            <w:pPr>
                              <w:spacing w:line="275" w:lineRule="auto"/>
                              <w:textDirection w:val="btLr"/>
                            </w:pPr>
                            <w:r>
                              <w:rPr>
                                <w:color w:val="000000"/>
                                <w:sz w:val="18"/>
                              </w:rPr>
                              <w:t>Could</w:t>
                            </w:r>
                          </w:p>
                        </w:txbxContent>
                      </v:textbox>
                    </v:rect>
                  </w:pict>
                </mc:Fallback>
              </mc:AlternateContent>
            </w:r>
            <w:r w:rsidRPr="00FA760A">
              <w:rPr>
                <w:noProof/>
              </w:rPr>
              <mc:AlternateContent>
                <mc:Choice Requires="wps">
                  <w:drawing>
                    <wp:anchor distT="0" distB="0" distL="114300" distR="114300" simplePos="0" relativeHeight="251681792" behindDoc="0" locked="0" layoutInCell="1" hidden="0" allowOverlap="1" wp14:anchorId="73A9BD22" wp14:editId="51C9A5FB">
                      <wp:simplePos x="0" y="0"/>
                      <wp:positionH relativeFrom="column">
                        <wp:posOffset>4038600</wp:posOffset>
                      </wp:positionH>
                      <wp:positionV relativeFrom="paragraph">
                        <wp:posOffset>1143000</wp:posOffset>
                      </wp:positionV>
                      <wp:extent cx="609600" cy="238125"/>
                      <wp:effectExtent l="0" t="0" r="0" b="0"/>
                      <wp:wrapNone/>
                      <wp:docPr id="421" name="Rectángulo 421"/>
                      <wp:cNvGraphicFramePr/>
                      <a:graphic xmlns:a="http://schemas.openxmlformats.org/drawingml/2006/main">
                        <a:graphicData uri="http://schemas.microsoft.com/office/word/2010/wordprocessingShape">
                          <wps:wsp>
                            <wps:cNvSpPr/>
                            <wps:spPr>
                              <a:xfrm>
                                <a:off x="5055488" y="3675225"/>
                                <a:ext cx="581025" cy="209550"/>
                              </a:xfrm>
                              <a:prstGeom prst="rect">
                                <a:avLst/>
                              </a:prstGeom>
                              <a:noFill/>
                              <a:ln>
                                <a:noFill/>
                              </a:ln>
                            </wps:spPr>
                            <wps:txbx>
                              <w:txbxContent>
                                <w:p w14:paraId="05A5045A" w14:textId="77777777" w:rsidR="00F26E80" w:rsidRDefault="00000000">
                                  <w:pPr>
                                    <w:spacing w:line="275" w:lineRule="auto"/>
                                    <w:textDirection w:val="btLr"/>
                                  </w:pPr>
                                  <w:r>
                                    <w:rPr>
                                      <w:color w:val="000000"/>
                                      <w:sz w:val="18"/>
                                    </w:rPr>
                                    <w:t>Would</w:t>
                                  </w:r>
                                </w:p>
                              </w:txbxContent>
                            </wps:txbx>
                            <wps:bodyPr spcFirstLastPara="1" wrap="square" lIns="91425" tIns="45700" rIns="91425" bIns="45700" anchor="t" anchorCtr="0">
                              <a:noAutofit/>
                            </wps:bodyPr>
                          </wps:wsp>
                        </a:graphicData>
                      </a:graphic>
                    </wp:anchor>
                  </w:drawing>
                </mc:Choice>
                <mc:Fallback>
                  <w:pict>
                    <v:rect w14:anchorId="73A9BD22" id="Rectángulo 421" o:spid="_x0000_s1049" style="position:absolute;left:0;text-align:left;margin-left:318pt;margin-top:90pt;width:48pt;height:18.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" filled="f" stroked="f">
                      <v:textbox inset="2.53958mm,1.2694mm,2.53958mm,1.2694mm">
                        <w:txbxContent>
                          <w:p w14:paraId="05A5045A" w14:textId="77777777" w:rsidR="00F26E80" w:rsidRDefault="00000000">
                            <w:pPr>
                              <w:spacing w:line="275" w:lineRule="auto"/>
                              <w:textDirection w:val="btLr"/>
                            </w:pPr>
                            <w:r>
                              <w:rPr>
                                <w:color w:val="000000"/>
                                <w:sz w:val="18"/>
                              </w:rPr>
                              <w:t>Would</w:t>
                            </w:r>
                          </w:p>
                        </w:txbxContent>
                      </v:textbox>
                    </v:rect>
                  </w:pict>
                </mc:Fallback>
              </mc:AlternateContent>
            </w:r>
          </w:p>
          <w:p w14:paraId="00000272" w14:textId="77777777" w:rsidR="00F26E80" w:rsidRPr="00FA760A" w:rsidRDefault="00000000" w:rsidP="00A455DC">
            <w:pPr>
              <w:pBdr>
                <w:top w:val="nil"/>
                <w:left w:val="nil"/>
                <w:bottom w:val="nil"/>
                <w:right w:val="nil"/>
                <w:between w:val="nil"/>
              </w:pBdr>
              <w:ind w:left="1224"/>
              <w:rPr>
                <w:b/>
                <w:color w:val="000000"/>
              </w:rPr>
            </w:pPr>
            <w:r w:rsidRPr="00FA760A">
              <w:rPr>
                <w:color w:val="000000"/>
              </w:rPr>
              <w:t>Imagen de referencia tomada de:</w:t>
            </w:r>
            <w:r w:rsidRPr="00FA760A">
              <w:rPr>
                <w:b/>
                <w:color w:val="000000"/>
              </w:rPr>
              <w:t xml:space="preserve"> </w:t>
            </w:r>
            <w:hyperlink r:id="rId95">
              <w:r w:rsidRPr="00FA760A">
                <w:rPr>
                  <w:b/>
                  <w:color w:val="0000FF"/>
                  <w:u w:val="single"/>
                </w:rPr>
                <w:t>https://www.overti.es/tecnologia/275-priorizacion-de-requisitos-tecnica-moscow</w:t>
              </w:r>
            </w:hyperlink>
          </w:p>
          <w:p w14:paraId="00000273" w14:textId="77777777" w:rsidR="00F26E80" w:rsidRPr="00FA760A" w:rsidRDefault="00F26E80" w:rsidP="00A455DC">
            <w:pPr>
              <w:pBdr>
                <w:top w:val="nil"/>
                <w:left w:val="nil"/>
                <w:bottom w:val="nil"/>
                <w:right w:val="nil"/>
                <w:between w:val="nil"/>
              </w:pBdr>
              <w:ind w:left="1224"/>
              <w:rPr>
                <w:color w:val="000000"/>
              </w:rPr>
            </w:pPr>
          </w:p>
          <w:p w14:paraId="00000274" w14:textId="77777777" w:rsidR="00F26E80" w:rsidRPr="00FA760A" w:rsidRDefault="00F26E80" w:rsidP="00A455DC">
            <w:pPr>
              <w:widowControl w:val="0"/>
              <w:rPr>
                <w:color w:val="999999"/>
              </w:rPr>
            </w:pPr>
          </w:p>
        </w:tc>
      </w:tr>
      <w:tr w:rsidR="00F26E80" w:rsidRPr="00FA760A" w14:paraId="137A91D6" w14:textId="77777777">
        <w:trPr>
          <w:trHeight w:val="420"/>
        </w:trPr>
        <w:tc>
          <w:tcPr>
            <w:tcW w:w="2010" w:type="dxa"/>
            <w:shd w:val="clear" w:color="auto" w:fill="auto"/>
            <w:tcMar>
              <w:top w:w="100" w:type="dxa"/>
              <w:left w:w="100" w:type="dxa"/>
              <w:bottom w:w="100" w:type="dxa"/>
              <w:right w:w="100" w:type="dxa"/>
            </w:tcMar>
          </w:tcPr>
          <w:p w14:paraId="00000277" w14:textId="77777777" w:rsidR="00F26E80" w:rsidRPr="00FA760A" w:rsidRDefault="00000000" w:rsidP="00A455DC">
            <w:pPr>
              <w:widowControl w:val="0"/>
              <w:rPr>
                <w:b/>
              </w:rPr>
            </w:pPr>
            <w:r w:rsidRPr="00FA760A">
              <w:rPr>
                <w:b/>
              </w:rPr>
              <w:lastRenderedPageBreak/>
              <w:t>Código de la imagen</w:t>
            </w:r>
          </w:p>
        </w:tc>
        <w:tc>
          <w:tcPr>
            <w:tcW w:w="13575" w:type="dxa"/>
            <w:gridSpan w:val="2"/>
            <w:shd w:val="clear" w:color="auto" w:fill="auto"/>
            <w:tcMar>
              <w:top w:w="100" w:type="dxa"/>
              <w:left w:w="100" w:type="dxa"/>
              <w:bottom w:w="100" w:type="dxa"/>
              <w:right w:w="100" w:type="dxa"/>
            </w:tcMar>
          </w:tcPr>
          <w:p w14:paraId="00000278" w14:textId="77777777" w:rsidR="00F26E80" w:rsidRPr="00FA760A" w:rsidRDefault="00000000" w:rsidP="00A455DC">
            <w:pPr>
              <w:widowControl w:val="0"/>
            </w:pPr>
            <w:r w:rsidRPr="00FA760A">
              <w:t xml:space="preserve"> 228130_i43</w:t>
            </w:r>
          </w:p>
        </w:tc>
      </w:tr>
      <w:tr w:rsidR="00F26E80" w:rsidRPr="00FA760A" w14:paraId="34CB1BA3" w14:textId="77777777">
        <w:tc>
          <w:tcPr>
            <w:tcW w:w="2010" w:type="dxa"/>
            <w:shd w:val="clear" w:color="auto" w:fill="auto"/>
            <w:tcMar>
              <w:top w:w="100" w:type="dxa"/>
              <w:left w:w="100" w:type="dxa"/>
              <w:bottom w:w="100" w:type="dxa"/>
              <w:right w:w="100" w:type="dxa"/>
            </w:tcMar>
          </w:tcPr>
          <w:p w14:paraId="0000027A" w14:textId="77777777" w:rsidR="00F26E80" w:rsidRPr="00FA760A" w:rsidRDefault="00000000" w:rsidP="00A455DC">
            <w:pPr>
              <w:widowControl w:val="0"/>
              <w:rPr>
                <w:b/>
              </w:rPr>
            </w:pPr>
            <w:r w:rsidRPr="00FA760A">
              <w:rPr>
                <w:b/>
              </w:rPr>
              <w:t>Punto caliente 1</w:t>
            </w:r>
          </w:p>
        </w:tc>
        <w:tc>
          <w:tcPr>
            <w:tcW w:w="7995" w:type="dxa"/>
            <w:shd w:val="clear" w:color="auto" w:fill="auto"/>
            <w:tcMar>
              <w:top w:w="100" w:type="dxa"/>
              <w:left w:w="100" w:type="dxa"/>
              <w:bottom w:w="100" w:type="dxa"/>
              <w:right w:w="100" w:type="dxa"/>
            </w:tcMar>
          </w:tcPr>
          <w:p w14:paraId="0000027B" w14:textId="77777777" w:rsidR="00F26E80" w:rsidRPr="00FA760A" w:rsidRDefault="00000000" w:rsidP="00A455DC">
            <w:pPr>
              <w:rPr>
                <w:color w:val="202020"/>
              </w:rPr>
            </w:pPr>
            <w:r w:rsidRPr="00FA760A">
              <w:rPr>
                <w:i/>
                <w:iCs/>
                <w:color w:val="202020"/>
              </w:rPr>
              <w:t>Must</w:t>
            </w:r>
            <w:r w:rsidRPr="00FA760A">
              <w:rPr>
                <w:color w:val="202020"/>
              </w:rPr>
              <w:t xml:space="preserve"> – Imperativo, obligatorio, forzoso</w:t>
            </w:r>
          </w:p>
          <w:p w14:paraId="0000027C" w14:textId="77777777" w:rsidR="00F26E80" w:rsidRPr="00FA760A" w:rsidRDefault="00F26E80" w:rsidP="00A455DC">
            <w:pPr>
              <w:widowControl w:val="0"/>
              <w:rPr>
                <w:color w:val="666666"/>
              </w:rPr>
            </w:pPr>
          </w:p>
        </w:tc>
        <w:tc>
          <w:tcPr>
            <w:tcW w:w="5580" w:type="dxa"/>
            <w:shd w:val="clear" w:color="auto" w:fill="auto"/>
            <w:tcMar>
              <w:top w:w="100" w:type="dxa"/>
              <w:left w:w="100" w:type="dxa"/>
              <w:bottom w:w="100" w:type="dxa"/>
              <w:right w:w="100" w:type="dxa"/>
            </w:tcMar>
          </w:tcPr>
          <w:p w14:paraId="0000027D" w14:textId="77777777" w:rsidR="00F26E80" w:rsidRPr="00FA760A" w:rsidRDefault="00000000" w:rsidP="00A455DC">
            <w:pPr>
              <w:widowControl w:val="0"/>
              <w:rPr>
                <w:color w:val="666666"/>
              </w:rPr>
            </w:pPr>
            <w:r w:rsidRPr="00FA760A">
              <w:rPr>
                <w:noProof/>
              </w:rPr>
              <mc:AlternateContent>
                <mc:Choice Requires="wps">
                  <w:drawing>
                    <wp:anchor distT="0" distB="0" distL="114300" distR="114300" simplePos="0" relativeHeight="251682816" behindDoc="0" locked="0" layoutInCell="1" hidden="0" allowOverlap="1" wp14:anchorId="3FF165ED" wp14:editId="2AE00379">
                      <wp:simplePos x="0" y="0"/>
                      <wp:positionH relativeFrom="column">
                        <wp:posOffset>12701</wp:posOffset>
                      </wp:positionH>
                      <wp:positionV relativeFrom="paragraph">
                        <wp:posOffset>-12699</wp:posOffset>
                      </wp:positionV>
                      <wp:extent cx="577850" cy="558800"/>
                      <wp:effectExtent l="0" t="0" r="0" b="0"/>
                      <wp:wrapNone/>
                      <wp:docPr id="433" name="Flecha derecha 433"/>
                      <wp:cNvGraphicFramePr/>
                      <a:graphic xmlns:a="http://schemas.openxmlformats.org/drawingml/2006/main">
                        <a:graphicData uri="http://schemas.microsoft.com/office/word/2010/wordprocessingShape">
                          <wps:wsp>
                            <wps:cNvSpPr/>
                            <wps:spPr>
                              <a:xfrm>
                                <a:off x="5095175" y="3538700"/>
                                <a:ext cx="501650"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1C48CD0F"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3FF165ED" id="Flecha derecha 433" o:spid="_x0000_s1050" type="#_x0000_t13" style="position:absolute;margin-left:1pt;margin-top:-1pt;width:45.5pt;height:4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" adj="11210" fillcolor="#f79646 [3209]" strokecolor="#b46d33" strokeweight="2pt">
                      <v:stroke startarrowwidth="narrow" startarrowlength="short" endarrowwidth="narrow" endarrowlength="short" joinstyle="round"/>
                      <v:textbox inset="2.53958mm,2.53958mm,2.53958mm,2.53958mm">
                        <w:txbxContent>
                          <w:p w14:paraId="1C48CD0F"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83840" behindDoc="0" locked="0" layoutInCell="1" hidden="0" allowOverlap="1" wp14:anchorId="6EF212A5" wp14:editId="57C22E0A">
                      <wp:simplePos x="0" y="0"/>
                      <wp:positionH relativeFrom="column">
                        <wp:posOffset>12701</wp:posOffset>
                      </wp:positionH>
                      <wp:positionV relativeFrom="paragraph">
                        <wp:posOffset>88900</wp:posOffset>
                      </wp:positionV>
                      <wp:extent cx="609600" cy="238125"/>
                      <wp:effectExtent l="0" t="0" r="0" b="0"/>
                      <wp:wrapNone/>
                      <wp:docPr id="424" name="Rectángulo 424"/>
                      <wp:cNvGraphicFramePr/>
                      <a:graphic xmlns:a="http://schemas.openxmlformats.org/drawingml/2006/main">
                        <a:graphicData uri="http://schemas.microsoft.com/office/word/2010/wordprocessingShape">
                          <wps:wsp>
                            <wps:cNvSpPr/>
                            <wps:spPr>
                              <a:xfrm>
                                <a:off x="5055488" y="3675225"/>
                                <a:ext cx="581025" cy="209550"/>
                              </a:xfrm>
                              <a:prstGeom prst="rect">
                                <a:avLst/>
                              </a:prstGeom>
                              <a:noFill/>
                              <a:ln>
                                <a:noFill/>
                              </a:ln>
                            </wps:spPr>
                            <wps:txbx>
                              <w:txbxContent>
                                <w:p w14:paraId="388DD903" w14:textId="77777777" w:rsidR="00F26E80" w:rsidRDefault="00000000">
                                  <w:pPr>
                                    <w:spacing w:line="275" w:lineRule="auto"/>
                                    <w:textDirection w:val="btLr"/>
                                  </w:pPr>
                                  <w:r>
                                    <w:rPr>
                                      <w:color w:val="000000"/>
                                      <w:sz w:val="18"/>
                                    </w:rPr>
                                    <w:t>Must</w:t>
                                  </w:r>
                                </w:p>
                              </w:txbxContent>
                            </wps:txbx>
                            <wps:bodyPr spcFirstLastPara="1" wrap="square" lIns="91425" tIns="45700" rIns="91425" bIns="45700" anchor="t" anchorCtr="0">
                              <a:noAutofit/>
                            </wps:bodyPr>
                          </wps:wsp>
                        </a:graphicData>
                      </a:graphic>
                    </wp:anchor>
                  </w:drawing>
                </mc:Choice>
                <mc:Fallback>
                  <w:pict>
                    <v:rect w14:anchorId="6EF212A5" id="Rectángulo 424" o:spid="_x0000_s1051" style="position:absolute;margin-left:1pt;margin-top:7pt;width:48pt;height:18.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" filled="f" stroked="f">
                      <v:textbox inset="2.53958mm,1.2694mm,2.53958mm,1.2694mm">
                        <w:txbxContent>
                          <w:p w14:paraId="388DD903" w14:textId="77777777" w:rsidR="00F26E80" w:rsidRDefault="00000000">
                            <w:pPr>
                              <w:spacing w:line="275" w:lineRule="auto"/>
                              <w:textDirection w:val="btLr"/>
                            </w:pPr>
                            <w:r>
                              <w:rPr>
                                <w:color w:val="000000"/>
                                <w:sz w:val="18"/>
                              </w:rPr>
                              <w:t>Must</w:t>
                            </w:r>
                          </w:p>
                        </w:txbxContent>
                      </v:textbox>
                    </v:rect>
                  </w:pict>
                </mc:Fallback>
              </mc:AlternateContent>
            </w:r>
          </w:p>
          <w:p w14:paraId="0000027E" w14:textId="77777777" w:rsidR="00F26E80" w:rsidRPr="00FA760A" w:rsidRDefault="00F26E80" w:rsidP="00A455DC">
            <w:pPr>
              <w:widowControl w:val="0"/>
              <w:rPr>
                <w:color w:val="666666"/>
              </w:rPr>
            </w:pPr>
          </w:p>
          <w:p w14:paraId="0000027F" w14:textId="77777777" w:rsidR="00F26E80" w:rsidRPr="00FA760A" w:rsidRDefault="00F26E80" w:rsidP="00A455DC">
            <w:pPr>
              <w:widowControl w:val="0"/>
              <w:rPr>
                <w:color w:val="666666"/>
              </w:rPr>
            </w:pPr>
          </w:p>
        </w:tc>
      </w:tr>
      <w:tr w:rsidR="00F26E80" w:rsidRPr="00FA760A" w14:paraId="588E81C2" w14:textId="77777777">
        <w:tc>
          <w:tcPr>
            <w:tcW w:w="2010" w:type="dxa"/>
            <w:shd w:val="clear" w:color="auto" w:fill="auto"/>
            <w:tcMar>
              <w:top w:w="100" w:type="dxa"/>
              <w:left w:w="100" w:type="dxa"/>
              <w:bottom w:w="100" w:type="dxa"/>
              <w:right w:w="100" w:type="dxa"/>
            </w:tcMar>
          </w:tcPr>
          <w:p w14:paraId="00000280" w14:textId="77777777" w:rsidR="00F26E80" w:rsidRPr="00FA760A" w:rsidRDefault="00000000" w:rsidP="00A455DC">
            <w:pPr>
              <w:widowControl w:val="0"/>
              <w:rPr>
                <w:b/>
              </w:rPr>
            </w:pPr>
            <w:r w:rsidRPr="00FA760A">
              <w:rPr>
                <w:b/>
              </w:rPr>
              <w:t>Punto caliente 2</w:t>
            </w:r>
          </w:p>
        </w:tc>
        <w:tc>
          <w:tcPr>
            <w:tcW w:w="7995" w:type="dxa"/>
            <w:shd w:val="clear" w:color="auto" w:fill="auto"/>
            <w:tcMar>
              <w:top w:w="100" w:type="dxa"/>
              <w:left w:w="100" w:type="dxa"/>
              <w:bottom w:w="100" w:type="dxa"/>
              <w:right w:w="100" w:type="dxa"/>
            </w:tcMar>
          </w:tcPr>
          <w:p w14:paraId="00000281" w14:textId="77777777" w:rsidR="00F26E80" w:rsidRPr="00FA760A" w:rsidRDefault="00000000" w:rsidP="00A455DC">
            <w:pPr>
              <w:rPr>
                <w:color w:val="202020"/>
              </w:rPr>
            </w:pPr>
            <w:r w:rsidRPr="00FA760A">
              <w:rPr>
                <w:i/>
                <w:iCs/>
                <w:color w:val="202020"/>
              </w:rPr>
              <w:t>Should</w:t>
            </w:r>
            <w:r w:rsidRPr="00FA760A">
              <w:rPr>
                <w:color w:val="202020"/>
              </w:rPr>
              <w:t xml:space="preserve"> – Muy alta prioridad</w:t>
            </w:r>
          </w:p>
          <w:p w14:paraId="00000282" w14:textId="77777777" w:rsidR="00F26E80" w:rsidRPr="00FA760A" w:rsidRDefault="00F26E80" w:rsidP="00A455DC">
            <w:pPr>
              <w:widowControl w:val="0"/>
              <w:rPr>
                <w:color w:val="666666"/>
              </w:rPr>
            </w:pPr>
          </w:p>
        </w:tc>
        <w:tc>
          <w:tcPr>
            <w:tcW w:w="5580" w:type="dxa"/>
            <w:shd w:val="clear" w:color="auto" w:fill="auto"/>
            <w:tcMar>
              <w:top w:w="100" w:type="dxa"/>
              <w:left w:w="100" w:type="dxa"/>
              <w:bottom w:w="100" w:type="dxa"/>
              <w:right w:w="100" w:type="dxa"/>
            </w:tcMar>
          </w:tcPr>
          <w:p w14:paraId="00000283" w14:textId="77777777" w:rsidR="00F26E80" w:rsidRPr="00FA760A" w:rsidRDefault="00000000" w:rsidP="00A455DC">
            <w:pPr>
              <w:widowControl w:val="0"/>
              <w:rPr>
                <w:color w:val="666666"/>
              </w:rPr>
            </w:pPr>
            <w:r w:rsidRPr="00FA760A">
              <w:rPr>
                <w:noProof/>
              </w:rPr>
              <mc:AlternateContent>
                <mc:Choice Requires="wps">
                  <w:drawing>
                    <wp:anchor distT="0" distB="0" distL="114300" distR="114300" simplePos="0" relativeHeight="251684864" behindDoc="0" locked="0" layoutInCell="1" hidden="0" allowOverlap="1" wp14:anchorId="4F6D1744" wp14:editId="2722592E">
                      <wp:simplePos x="0" y="0"/>
                      <wp:positionH relativeFrom="column">
                        <wp:posOffset>-12699</wp:posOffset>
                      </wp:positionH>
                      <wp:positionV relativeFrom="paragraph">
                        <wp:posOffset>-12699</wp:posOffset>
                      </wp:positionV>
                      <wp:extent cx="717550" cy="558800"/>
                      <wp:effectExtent l="0" t="0" r="0" b="0"/>
                      <wp:wrapNone/>
                      <wp:docPr id="419" name="Flecha derecha 419"/>
                      <wp:cNvGraphicFramePr/>
                      <a:graphic xmlns:a="http://schemas.openxmlformats.org/drawingml/2006/main">
                        <a:graphicData uri="http://schemas.microsoft.com/office/word/2010/wordprocessingShape">
                          <wps:wsp>
                            <wps:cNvSpPr/>
                            <wps:spPr>
                              <a:xfrm flipH="1">
                                <a:off x="5025325" y="3538700"/>
                                <a:ext cx="641350"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1AC6844B"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4F6D1744" id="Flecha derecha 419" o:spid="_x0000_s1052" type="#_x0000_t13" style="position:absolute;margin-left:-1pt;margin-top:-1pt;width:56.5pt;height:44pt;flip:x;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" adj="13473" fillcolor="#f79646 [3209]" strokecolor="#b46d33" strokeweight="2pt">
                      <v:stroke startarrowwidth="narrow" startarrowlength="short" endarrowwidth="narrow" endarrowlength="short" joinstyle="round"/>
                      <v:textbox inset="2.53958mm,2.53958mm,2.53958mm,2.53958mm">
                        <w:txbxContent>
                          <w:p w14:paraId="1AC6844B"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85888" behindDoc="0" locked="0" layoutInCell="1" hidden="0" allowOverlap="1" wp14:anchorId="6BC40C81" wp14:editId="5B20A60D">
                      <wp:simplePos x="0" y="0"/>
                      <wp:positionH relativeFrom="column">
                        <wp:posOffset>63501</wp:posOffset>
                      </wp:positionH>
                      <wp:positionV relativeFrom="paragraph">
                        <wp:posOffset>88900</wp:posOffset>
                      </wp:positionV>
                      <wp:extent cx="609600" cy="238125"/>
                      <wp:effectExtent l="0" t="0" r="0" b="0"/>
                      <wp:wrapNone/>
                      <wp:docPr id="422" name="Rectángulo 422"/>
                      <wp:cNvGraphicFramePr/>
                      <a:graphic xmlns:a="http://schemas.openxmlformats.org/drawingml/2006/main">
                        <a:graphicData uri="http://schemas.microsoft.com/office/word/2010/wordprocessingShape">
                          <wps:wsp>
                            <wps:cNvSpPr/>
                            <wps:spPr>
                              <a:xfrm>
                                <a:off x="5055488" y="3675225"/>
                                <a:ext cx="581025" cy="209550"/>
                              </a:xfrm>
                              <a:prstGeom prst="rect">
                                <a:avLst/>
                              </a:prstGeom>
                              <a:noFill/>
                              <a:ln>
                                <a:noFill/>
                              </a:ln>
                            </wps:spPr>
                            <wps:txbx>
                              <w:txbxContent>
                                <w:p w14:paraId="485DFBB7" w14:textId="77777777" w:rsidR="00F26E80" w:rsidRDefault="00000000">
                                  <w:pPr>
                                    <w:spacing w:line="275" w:lineRule="auto"/>
                                    <w:textDirection w:val="btLr"/>
                                  </w:pPr>
                                  <w:r>
                                    <w:rPr>
                                      <w:color w:val="000000"/>
                                      <w:sz w:val="18"/>
                                    </w:rPr>
                                    <w:t>Should</w:t>
                                  </w:r>
                                </w:p>
                              </w:txbxContent>
                            </wps:txbx>
                            <wps:bodyPr spcFirstLastPara="1" wrap="square" lIns="91425" tIns="45700" rIns="91425" bIns="45700" anchor="t" anchorCtr="0">
                              <a:noAutofit/>
                            </wps:bodyPr>
                          </wps:wsp>
                        </a:graphicData>
                      </a:graphic>
                    </wp:anchor>
                  </w:drawing>
                </mc:Choice>
                <mc:Fallback>
                  <w:pict>
                    <v:rect w14:anchorId="6BC40C81" id="Rectángulo 422" o:spid="_x0000_s1053" style="position:absolute;margin-left:5pt;margin-top:7pt;width:48pt;height:18.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" filled="f" stroked="f">
                      <v:textbox inset="2.53958mm,1.2694mm,2.53958mm,1.2694mm">
                        <w:txbxContent>
                          <w:p w14:paraId="485DFBB7" w14:textId="77777777" w:rsidR="00F26E80" w:rsidRDefault="00000000">
                            <w:pPr>
                              <w:spacing w:line="275" w:lineRule="auto"/>
                              <w:textDirection w:val="btLr"/>
                            </w:pPr>
                            <w:r>
                              <w:rPr>
                                <w:color w:val="000000"/>
                                <w:sz w:val="18"/>
                              </w:rPr>
                              <w:t>Should</w:t>
                            </w:r>
                          </w:p>
                        </w:txbxContent>
                      </v:textbox>
                    </v:rect>
                  </w:pict>
                </mc:Fallback>
              </mc:AlternateContent>
            </w:r>
          </w:p>
          <w:p w14:paraId="00000284" w14:textId="77777777" w:rsidR="00F26E80" w:rsidRPr="00FA760A" w:rsidRDefault="00F26E80" w:rsidP="00A455DC">
            <w:pPr>
              <w:widowControl w:val="0"/>
              <w:rPr>
                <w:color w:val="666666"/>
              </w:rPr>
            </w:pPr>
          </w:p>
          <w:p w14:paraId="00000285" w14:textId="77777777" w:rsidR="00F26E80" w:rsidRPr="00FA760A" w:rsidRDefault="00F26E80" w:rsidP="00A455DC">
            <w:pPr>
              <w:widowControl w:val="0"/>
              <w:rPr>
                <w:color w:val="666666"/>
              </w:rPr>
            </w:pPr>
          </w:p>
        </w:tc>
      </w:tr>
      <w:tr w:rsidR="00F26E80" w:rsidRPr="00FA760A" w14:paraId="119F13BD" w14:textId="77777777">
        <w:tc>
          <w:tcPr>
            <w:tcW w:w="2010" w:type="dxa"/>
            <w:shd w:val="clear" w:color="auto" w:fill="auto"/>
            <w:tcMar>
              <w:top w:w="100" w:type="dxa"/>
              <w:left w:w="100" w:type="dxa"/>
              <w:bottom w:w="100" w:type="dxa"/>
              <w:right w:w="100" w:type="dxa"/>
            </w:tcMar>
          </w:tcPr>
          <w:p w14:paraId="00000286" w14:textId="77777777" w:rsidR="00F26E80" w:rsidRPr="00FA760A" w:rsidRDefault="00000000" w:rsidP="00A455DC">
            <w:pPr>
              <w:widowControl w:val="0"/>
              <w:rPr>
                <w:b/>
              </w:rPr>
            </w:pPr>
            <w:r w:rsidRPr="00FA760A">
              <w:rPr>
                <w:b/>
              </w:rPr>
              <w:t>Punto caliente 3</w:t>
            </w:r>
          </w:p>
        </w:tc>
        <w:tc>
          <w:tcPr>
            <w:tcW w:w="7995" w:type="dxa"/>
            <w:shd w:val="clear" w:color="auto" w:fill="auto"/>
            <w:tcMar>
              <w:top w:w="100" w:type="dxa"/>
              <w:left w:w="100" w:type="dxa"/>
              <w:bottom w:w="100" w:type="dxa"/>
              <w:right w:w="100" w:type="dxa"/>
            </w:tcMar>
          </w:tcPr>
          <w:p w14:paraId="00000287" w14:textId="77777777" w:rsidR="00F26E80" w:rsidRPr="00FA760A" w:rsidRDefault="00000000" w:rsidP="00A455DC">
            <w:pPr>
              <w:rPr>
                <w:color w:val="202020"/>
              </w:rPr>
            </w:pPr>
            <w:r w:rsidRPr="00FA760A">
              <w:rPr>
                <w:i/>
                <w:iCs/>
                <w:color w:val="202020"/>
              </w:rPr>
              <w:t>Could</w:t>
            </w:r>
            <w:r w:rsidRPr="00FA760A">
              <w:rPr>
                <w:color w:val="202020"/>
              </w:rPr>
              <w:t xml:space="preserve"> – Importante, pero realmente no necesario</w:t>
            </w:r>
          </w:p>
          <w:p w14:paraId="00000288" w14:textId="77777777" w:rsidR="00F26E80" w:rsidRPr="00FA760A" w:rsidRDefault="00F26E80" w:rsidP="00A455DC">
            <w:pPr>
              <w:widowControl w:val="0"/>
              <w:rPr>
                <w:color w:val="666666"/>
              </w:rPr>
            </w:pPr>
          </w:p>
        </w:tc>
        <w:tc>
          <w:tcPr>
            <w:tcW w:w="5580" w:type="dxa"/>
            <w:shd w:val="clear" w:color="auto" w:fill="auto"/>
            <w:tcMar>
              <w:top w:w="100" w:type="dxa"/>
              <w:left w:w="100" w:type="dxa"/>
              <w:bottom w:w="100" w:type="dxa"/>
              <w:right w:w="100" w:type="dxa"/>
            </w:tcMar>
          </w:tcPr>
          <w:p w14:paraId="00000289" w14:textId="77777777" w:rsidR="00F26E80" w:rsidRPr="00FA760A" w:rsidRDefault="00000000" w:rsidP="00A455DC">
            <w:pPr>
              <w:widowControl w:val="0"/>
              <w:rPr>
                <w:color w:val="666666"/>
              </w:rPr>
            </w:pPr>
            <w:r w:rsidRPr="00FA760A">
              <w:rPr>
                <w:noProof/>
              </w:rPr>
              <mc:AlternateContent>
                <mc:Choice Requires="wps">
                  <w:drawing>
                    <wp:anchor distT="0" distB="0" distL="114300" distR="114300" simplePos="0" relativeHeight="251686912" behindDoc="0" locked="0" layoutInCell="1" hidden="0" allowOverlap="1" wp14:anchorId="0E8F1DDD" wp14:editId="2379524C">
                      <wp:simplePos x="0" y="0"/>
                      <wp:positionH relativeFrom="column">
                        <wp:posOffset>101601</wp:posOffset>
                      </wp:positionH>
                      <wp:positionV relativeFrom="paragraph">
                        <wp:posOffset>-12699</wp:posOffset>
                      </wp:positionV>
                      <wp:extent cx="508000" cy="558800"/>
                      <wp:effectExtent l="0" t="0" r="0" b="0"/>
                      <wp:wrapNone/>
                      <wp:docPr id="431" name="Flecha derecha 431"/>
                      <wp:cNvGraphicFramePr/>
                      <a:graphic xmlns:a="http://schemas.openxmlformats.org/drawingml/2006/main">
                        <a:graphicData uri="http://schemas.microsoft.com/office/word/2010/wordprocessingShape">
                          <wps:wsp>
                            <wps:cNvSpPr/>
                            <wps:spPr>
                              <a:xfrm flipH="1">
                                <a:off x="5130100" y="3538700"/>
                                <a:ext cx="431800"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0AAF97F0"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E8F1DDD" id="Flecha derecha 431" o:spid="_x0000_s1054" type="#_x0000_t13" style="position:absolute;margin-left:8pt;margin-top:-1pt;width:40pt;height:44pt;flip:x;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" adj="10800" fillcolor="#f79646 [3209]" strokecolor="#b46d33" strokeweight="2pt">
                      <v:stroke startarrowwidth="narrow" startarrowlength="short" endarrowwidth="narrow" endarrowlength="short" joinstyle="round"/>
                      <v:textbox inset="2.53958mm,2.53958mm,2.53958mm,2.53958mm">
                        <w:txbxContent>
                          <w:p w14:paraId="0AAF97F0"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87936" behindDoc="0" locked="0" layoutInCell="1" hidden="0" allowOverlap="1" wp14:anchorId="0056EB21" wp14:editId="21870956">
                      <wp:simplePos x="0" y="0"/>
                      <wp:positionH relativeFrom="column">
                        <wp:posOffset>114300</wp:posOffset>
                      </wp:positionH>
                      <wp:positionV relativeFrom="paragraph">
                        <wp:posOffset>88900</wp:posOffset>
                      </wp:positionV>
                      <wp:extent cx="609600" cy="238125"/>
                      <wp:effectExtent l="0" t="0" r="0" b="0"/>
                      <wp:wrapNone/>
                      <wp:docPr id="437" name="Rectángulo 437"/>
                      <wp:cNvGraphicFramePr/>
                      <a:graphic xmlns:a="http://schemas.openxmlformats.org/drawingml/2006/main">
                        <a:graphicData uri="http://schemas.microsoft.com/office/word/2010/wordprocessingShape">
                          <wps:wsp>
                            <wps:cNvSpPr/>
                            <wps:spPr>
                              <a:xfrm>
                                <a:off x="5055488" y="3675225"/>
                                <a:ext cx="581025" cy="209550"/>
                              </a:xfrm>
                              <a:prstGeom prst="rect">
                                <a:avLst/>
                              </a:prstGeom>
                              <a:noFill/>
                              <a:ln>
                                <a:noFill/>
                              </a:ln>
                            </wps:spPr>
                            <wps:txbx>
                              <w:txbxContent>
                                <w:p w14:paraId="2F6A0719" w14:textId="77777777" w:rsidR="00F26E80" w:rsidRDefault="00000000">
                                  <w:pPr>
                                    <w:spacing w:line="275" w:lineRule="auto"/>
                                    <w:textDirection w:val="btLr"/>
                                  </w:pPr>
                                  <w:r>
                                    <w:rPr>
                                      <w:color w:val="000000"/>
                                      <w:sz w:val="18"/>
                                    </w:rPr>
                                    <w:t>Could</w:t>
                                  </w:r>
                                </w:p>
                              </w:txbxContent>
                            </wps:txbx>
                            <wps:bodyPr spcFirstLastPara="1" wrap="square" lIns="91425" tIns="45700" rIns="91425" bIns="45700" anchor="t" anchorCtr="0">
                              <a:noAutofit/>
                            </wps:bodyPr>
                          </wps:wsp>
                        </a:graphicData>
                      </a:graphic>
                    </wp:anchor>
                  </w:drawing>
                </mc:Choice>
                <mc:Fallback>
                  <w:pict>
                    <v:rect w14:anchorId="0056EB21" id="Rectángulo 437" o:spid="_x0000_s1055" style="position:absolute;margin-left:9pt;margin-top:7pt;width:48pt;height:18.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" filled="f" stroked="f">
                      <v:textbox inset="2.53958mm,1.2694mm,2.53958mm,1.2694mm">
                        <w:txbxContent>
                          <w:p w14:paraId="2F6A0719" w14:textId="77777777" w:rsidR="00F26E80" w:rsidRDefault="00000000">
                            <w:pPr>
                              <w:spacing w:line="275" w:lineRule="auto"/>
                              <w:textDirection w:val="btLr"/>
                            </w:pPr>
                            <w:r>
                              <w:rPr>
                                <w:color w:val="000000"/>
                                <w:sz w:val="18"/>
                              </w:rPr>
                              <w:t>Could</w:t>
                            </w:r>
                          </w:p>
                        </w:txbxContent>
                      </v:textbox>
                    </v:rect>
                  </w:pict>
                </mc:Fallback>
              </mc:AlternateContent>
            </w:r>
          </w:p>
          <w:p w14:paraId="0000028A" w14:textId="77777777" w:rsidR="00F26E80" w:rsidRPr="00FA760A" w:rsidRDefault="00F26E80" w:rsidP="00A455DC">
            <w:pPr>
              <w:widowControl w:val="0"/>
              <w:rPr>
                <w:color w:val="666666"/>
              </w:rPr>
            </w:pPr>
          </w:p>
          <w:p w14:paraId="0000028B" w14:textId="77777777" w:rsidR="00F26E80" w:rsidRPr="00FA760A" w:rsidRDefault="00F26E80" w:rsidP="00A455DC">
            <w:pPr>
              <w:widowControl w:val="0"/>
              <w:rPr>
                <w:color w:val="666666"/>
              </w:rPr>
            </w:pPr>
          </w:p>
        </w:tc>
      </w:tr>
      <w:tr w:rsidR="00F26E80" w:rsidRPr="00FA760A" w14:paraId="54DA0C60" w14:textId="77777777">
        <w:tc>
          <w:tcPr>
            <w:tcW w:w="2010" w:type="dxa"/>
            <w:shd w:val="clear" w:color="auto" w:fill="auto"/>
            <w:tcMar>
              <w:top w:w="100" w:type="dxa"/>
              <w:left w:w="100" w:type="dxa"/>
              <w:bottom w:w="100" w:type="dxa"/>
              <w:right w:w="100" w:type="dxa"/>
            </w:tcMar>
          </w:tcPr>
          <w:p w14:paraId="0000028C" w14:textId="77777777" w:rsidR="00F26E80" w:rsidRPr="00FA760A" w:rsidRDefault="00000000" w:rsidP="00A455DC">
            <w:pPr>
              <w:widowControl w:val="0"/>
              <w:rPr>
                <w:b/>
              </w:rPr>
            </w:pPr>
            <w:r w:rsidRPr="00FA760A">
              <w:rPr>
                <w:b/>
              </w:rPr>
              <w:t>Punto caliente 4</w:t>
            </w:r>
          </w:p>
        </w:tc>
        <w:tc>
          <w:tcPr>
            <w:tcW w:w="7995" w:type="dxa"/>
            <w:shd w:val="clear" w:color="auto" w:fill="auto"/>
            <w:tcMar>
              <w:top w:w="100" w:type="dxa"/>
              <w:left w:w="100" w:type="dxa"/>
              <w:bottom w:w="100" w:type="dxa"/>
              <w:right w:w="100" w:type="dxa"/>
            </w:tcMar>
          </w:tcPr>
          <w:p w14:paraId="0000028D" w14:textId="77777777" w:rsidR="00F26E80" w:rsidRPr="00FA760A" w:rsidRDefault="00000000" w:rsidP="00A455DC">
            <w:pPr>
              <w:rPr>
                <w:color w:val="202020"/>
              </w:rPr>
            </w:pPr>
            <w:r w:rsidRPr="00FA760A">
              <w:rPr>
                <w:i/>
                <w:iCs/>
                <w:color w:val="202020"/>
              </w:rPr>
              <w:t>Would</w:t>
            </w:r>
            <w:r w:rsidRPr="00FA760A">
              <w:rPr>
                <w:color w:val="202020"/>
              </w:rPr>
              <w:t xml:space="preserve"> – Se puede aplazar para futuras ejecuciones </w:t>
            </w:r>
          </w:p>
          <w:p w14:paraId="0000028E" w14:textId="77777777" w:rsidR="00F26E80" w:rsidRPr="00FA760A" w:rsidRDefault="00F26E80" w:rsidP="00A455DC">
            <w:pPr>
              <w:widowControl w:val="0"/>
              <w:rPr>
                <w:color w:val="666666"/>
              </w:rPr>
            </w:pPr>
          </w:p>
        </w:tc>
        <w:tc>
          <w:tcPr>
            <w:tcW w:w="5580" w:type="dxa"/>
            <w:shd w:val="clear" w:color="auto" w:fill="auto"/>
            <w:tcMar>
              <w:top w:w="100" w:type="dxa"/>
              <w:left w:w="100" w:type="dxa"/>
              <w:bottom w:w="100" w:type="dxa"/>
              <w:right w:w="100" w:type="dxa"/>
            </w:tcMar>
          </w:tcPr>
          <w:p w14:paraId="0000028F" w14:textId="77777777" w:rsidR="00F26E80" w:rsidRPr="00FA760A" w:rsidRDefault="00000000" w:rsidP="00A455DC">
            <w:pPr>
              <w:widowControl w:val="0"/>
              <w:rPr>
                <w:color w:val="666666"/>
              </w:rPr>
            </w:pPr>
            <w:r w:rsidRPr="00FA760A">
              <w:rPr>
                <w:noProof/>
              </w:rPr>
              <mc:AlternateContent>
                <mc:Choice Requires="wps">
                  <w:drawing>
                    <wp:anchor distT="0" distB="0" distL="114300" distR="114300" simplePos="0" relativeHeight="251688960" behindDoc="0" locked="0" layoutInCell="1" hidden="0" allowOverlap="1" wp14:anchorId="547DF27F" wp14:editId="7ECCDA95">
                      <wp:simplePos x="0" y="0"/>
                      <wp:positionH relativeFrom="column">
                        <wp:posOffset>101601</wp:posOffset>
                      </wp:positionH>
                      <wp:positionV relativeFrom="paragraph">
                        <wp:posOffset>-12699</wp:posOffset>
                      </wp:positionV>
                      <wp:extent cx="482600" cy="558800"/>
                      <wp:effectExtent l="0" t="0" r="0" b="0"/>
                      <wp:wrapNone/>
                      <wp:docPr id="440" name="Flecha derecha 440"/>
                      <wp:cNvGraphicFramePr/>
                      <a:graphic xmlns:a="http://schemas.openxmlformats.org/drawingml/2006/main">
                        <a:graphicData uri="http://schemas.microsoft.com/office/word/2010/wordprocessingShape">
                          <wps:wsp>
                            <wps:cNvSpPr/>
                            <wps:spPr>
                              <a:xfrm>
                                <a:off x="5142800" y="3538700"/>
                                <a:ext cx="406400" cy="482600"/>
                              </a:xfrm>
                              <a:prstGeom prst="rightArrow">
                                <a:avLst>
                                  <a:gd name="adj1" fmla="val 50000"/>
                                  <a:gd name="adj2" fmla="val 50000"/>
                                </a:avLst>
                              </a:prstGeom>
                              <a:solidFill>
                                <a:schemeClr val="accent6"/>
                              </a:solidFill>
                              <a:ln w="25400" cap="flat" cmpd="sng">
                                <a:solidFill>
                                  <a:srgbClr val="B46D33"/>
                                </a:solidFill>
                                <a:prstDash val="solid"/>
                                <a:round/>
                                <a:headEnd type="none" w="sm" len="sm"/>
                                <a:tailEnd type="none" w="sm" len="sm"/>
                              </a:ln>
                            </wps:spPr>
                            <wps:txbx>
                              <w:txbxContent>
                                <w:p w14:paraId="6579A369" w14:textId="77777777" w:rsidR="00F26E80" w:rsidRDefault="00F26E8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47DF27F" id="Flecha derecha 440" o:spid="_x0000_s1056" type="#_x0000_t13" style="position:absolute;margin-left:8pt;margin-top:-1pt;width:38pt;height:4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" adj="10800" fillcolor="#f79646 [3209]" strokecolor="#b46d33" strokeweight="2pt">
                      <v:stroke startarrowwidth="narrow" startarrowlength="short" endarrowwidth="narrow" endarrowlength="short" joinstyle="round"/>
                      <v:textbox inset="2.53958mm,2.53958mm,2.53958mm,2.53958mm">
                        <w:txbxContent>
                          <w:p w14:paraId="6579A369" w14:textId="77777777" w:rsidR="00F26E80" w:rsidRDefault="00F26E80">
                            <w:pPr>
                              <w:spacing w:line="240" w:lineRule="auto"/>
                              <w:textDirection w:val="btLr"/>
                            </w:pPr>
                          </w:p>
                        </w:txbxContent>
                      </v:textbox>
                    </v:shape>
                  </w:pict>
                </mc:Fallback>
              </mc:AlternateContent>
            </w:r>
            <w:r w:rsidRPr="00FA760A">
              <w:rPr>
                <w:noProof/>
              </w:rPr>
              <mc:AlternateContent>
                <mc:Choice Requires="wps">
                  <w:drawing>
                    <wp:anchor distT="0" distB="0" distL="114300" distR="114300" simplePos="0" relativeHeight="251689984" behindDoc="0" locked="0" layoutInCell="1" hidden="0" allowOverlap="1" wp14:anchorId="13EA8E47" wp14:editId="2860EEEB">
                      <wp:simplePos x="0" y="0"/>
                      <wp:positionH relativeFrom="column">
                        <wp:posOffset>38101</wp:posOffset>
                      </wp:positionH>
                      <wp:positionV relativeFrom="paragraph">
                        <wp:posOffset>50800</wp:posOffset>
                      </wp:positionV>
                      <wp:extent cx="609600" cy="238125"/>
                      <wp:effectExtent l="0" t="0" r="0" b="0"/>
                      <wp:wrapNone/>
                      <wp:docPr id="443" name="Rectángulo 443"/>
                      <wp:cNvGraphicFramePr/>
                      <a:graphic xmlns:a="http://schemas.openxmlformats.org/drawingml/2006/main">
                        <a:graphicData uri="http://schemas.microsoft.com/office/word/2010/wordprocessingShape">
                          <wps:wsp>
                            <wps:cNvSpPr/>
                            <wps:spPr>
                              <a:xfrm>
                                <a:off x="5055488" y="3675225"/>
                                <a:ext cx="581025" cy="209550"/>
                              </a:xfrm>
                              <a:prstGeom prst="rect">
                                <a:avLst/>
                              </a:prstGeom>
                              <a:noFill/>
                              <a:ln>
                                <a:noFill/>
                              </a:ln>
                            </wps:spPr>
                            <wps:txbx>
                              <w:txbxContent>
                                <w:p w14:paraId="11A728EF" w14:textId="77777777" w:rsidR="00F26E80" w:rsidRDefault="00000000">
                                  <w:pPr>
                                    <w:spacing w:line="275" w:lineRule="auto"/>
                                    <w:textDirection w:val="btLr"/>
                                  </w:pPr>
                                  <w:r>
                                    <w:rPr>
                                      <w:color w:val="000000"/>
                                      <w:sz w:val="18"/>
                                    </w:rPr>
                                    <w:t>Would</w:t>
                                  </w:r>
                                </w:p>
                              </w:txbxContent>
                            </wps:txbx>
                            <wps:bodyPr spcFirstLastPara="1" wrap="square" lIns="91425" tIns="45700" rIns="91425" bIns="45700" anchor="t" anchorCtr="0">
                              <a:noAutofit/>
                            </wps:bodyPr>
                          </wps:wsp>
                        </a:graphicData>
                      </a:graphic>
                    </wp:anchor>
                  </w:drawing>
                </mc:Choice>
                <mc:Fallback>
                  <w:pict>
                    <v:rect w14:anchorId="13EA8E47" id="Rectángulo 443" o:spid="_x0000_s1057" style="position:absolute;margin-left:3pt;margin-top:4pt;width:48pt;height:18.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" filled="f" stroked="f">
                      <v:textbox inset="2.53958mm,1.2694mm,2.53958mm,1.2694mm">
                        <w:txbxContent>
                          <w:p w14:paraId="11A728EF" w14:textId="77777777" w:rsidR="00F26E80" w:rsidRDefault="00000000">
                            <w:pPr>
                              <w:spacing w:line="275" w:lineRule="auto"/>
                              <w:textDirection w:val="btLr"/>
                            </w:pPr>
                            <w:r>
                              <w:rPr>
                                <w:color w:val="000000"/>
                                <w:sz w:val="18"/>
                              </w:rPr>
                              <w:t>Would</w:t>
                            </w:r>
                          </w:p>
                        </w:txbxContent>
                      </v:textbox>
                    </v:rect>
                  </w:pict>
                </mc:Fallback>
              </mc:AlternateContent>
            </w:r>
          </w:p>
          <w:p w14:paraId="00000290" w14:textId="77777777" w:rsidR="00F26E80" w:rsidRPr="00FA760A" w:rsidRDefault="00F26E80" w:rsidP="00A455DC">
            <w:pPr>
              <w:widowControl w:val="0"/>
              <w:rPr>
                <w:color w:val="666666"/>
              </w:rPr>
            </w:pPr>
          </w:p>
          <w:p w14:paraId="00000291" w14:textId="77777777" w:rsidR="00F26E80" w:rsidRPr="00FA760A" w:rsidRDefault="00F26E80" w:rsidP="00A455DC">
            <w:pPr>
              <w:widowControl w:val="0"/>
              <w:rPr>
                <w:color w:val="666666"/>
              </w:rPr>
            </w:pPr>
          </w:p>
        </w:tc>
      </w:tr>
    </w:tbl>
    <w:p w14:paraId="00000292" w14:textId="77777777" w:rsidR="00F26E80" w:rsidRPr="00FA760A" w:rsidRDefault="00F26E80" w:rsidP="00A455DC">
      <w:pPr>
        <w:pBdr>
          <w:top w:val="nil"/>
          <w:left w:val="nil"/>
          <w:bottom w:val="nil"/>
          <w:right w:val="nil"/>
          <w:between w:val="nil"/>
        </w:pBdr>
        <w:spacing w:line="240" w:lineRule="auto"/>
        <w:jc w:val="both"/>
        <w:rPr>
          <w:b/>
        </w:rPr>
      </w:pPr>
    </w:p>
    <w:p w14:paraId="00000293" w14:textId="77777777" w:rsidR="00F26E80" w:rsidRPr="00FA760A" w:rsidRDefault="00F26E80" w:rsidP="00A455DC">
      <w:pPr>
        <w:pBdr>
          <w:top w:val="nil"/>
          <w:left w:val="nil"/>
          <w:bottom w:val="nil"/>
          <w:right w:val="nil"/>
          <w:between w:val="nil"/>
        </w:pBdr>
        <w:spacing w:line="240" w:lineRule="auto"/>
        <w:jc w:val="both"/>
        <w:rPr>
          <w:b/>
        </w:rPr>
      </w:pPr>
    </w:p>
    <w:tbl>
      <w:tblPr>
        <w:tblStyle w:val="afffffff7"/>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F26E80" w:rsidRPr="00FA760A" w14:paraId="4C199784" w14:textId="77777777">
        <w:trPr>
          <w:trHeight w:val="444"/>
        </w:trPr>
        <w:tc>
          <w:tcPr>
            <w:tcW w:w="15690" w:type="dxa"/>
            <w:shd w:val="clear" w:color="auto" w:fill="8DB3E2"/>
          </w:tcPr>
          <w:p w14:paraId="00000294" w14:textId="77777777" w:rsidR="00F26E80" w:rsidRPr="00FA760A" w:rsidRDefault="00000000" w:rsidP="00A455DC">
            <w:pPr>
              <w:pStyle w:val="Ttulo1"/>
              <w:jc w:val="center"/>
              <w:outlineLvl w:val="0"/>
              <w:rPr>
                <w:sz w:val="22"/>
                <w:szCs w:val="22"/>
              </w:rPr>
            </w:pPr>
            <w:r w:rsidRPr="00FA760A">
              <w:rPr>
                <w:sz w:val="22"/>
                <w:szCs w:val="22"/>
              </w:rPr>
              <w:t>Cuadro de texto</w:t>
            </w:r>
          </w:p>
        </w:tc>
      </w:tr>
      <w:tr w:rsidR="00F26E80" w:rsidRPr="00FA760A" w14:paraId="23AAC680" w14:textId="77777777">
        <w:tc>
          <w:tcPr>
            <w:tcW w:w="15690" w:type="dxa"/>
          </w:tcPr>
          <w:p w14:paraId="00000295" w14:textId="77777777" w:rsidR="00F26E80" w:rsidRPr="00FA760A" w:rsidRDefault="00000000" w:rsidP="00A455DC">
            <w:pPr>
              <w:spacing w:after="120"/>
              <w:rPr>
                <w:color w:val="000000"/>
              </w:rPr>
            </w:pPr>
            <w:r w:rsidRPr="00FA760A">
              <w:rPr>
                <w:color w:val="000000"/>
              </w:rPr>
              <w:t xml:space="preserve">En el siguiente video se puede conocer más sobre la técnica de </w:t>
            </w:r>
            <w:r w:rsidRPr="00FA760A">
              <w:rPr>
                <w:i/>
                <w:iCs/>
                <w:color w:val="000000"/>
              </w:rPr>
              <w:t>MosCoW,</w:t>
            </w:r>
            <w:r w:rsidRPr="00FA760A">
              <w:rPr>
                <w:color w:val="000000"/>
              </w:rPr>
              <w:t xml:space="preserve"> es importante prestar mucha atención a las explicaciones que se detallan en allí:</w:t>
            </w:r>
          </w:p>
          <w:p w14:paraId="00000296" w14:textId="77777777" w:rsidR="00F26E80" w:rsidRPr="00FA760A" w:rsidRDefault="00000000" w:rsidP="00A455DC">
            <w:pPr>
              <w:spacing w:after="120"/>
              <w:ind w:left="3849"/>
              <w:rPr>
                <w:b/>
                <w:color w:val="000000"/>
              </w:rPr>
            </w:pPr>
            <w:sdt>
              <w:sdtPr>
                <w:tag w:val="goog_rdk_531"/>
                <w:id w:val="430716317"/>
              </w:sdtPr>
              <w:sdtContent>
                <w:commentRangeStart w:id="15"/>
              </w:sdtContent>
            </w:sdt>
            <w:r w:rsidRPr="00FA760A">
              <w:rPr>
                <w:noProof/>
              </w:rPr>
              <mc:AlternateContent>
                <mc:Choice Requires="wps">
                  <w:drawing>
                    <wp:inline distT="0" distB="0" distL="0" distR="0" wp14:anchorId="29BA7EE5" wp14:editId="72A2E2A4">
                      <wp:extent cx="5553075" cy="895350"/>
                      <wp:effectExtent l="0" t="0" r="0" b="0"/>
                      <wp:docPr id="412" name="Rectángulo 412"/>
                      <wp:cNvGraphicFramePr/>
                      <a:graphic xmlns:a="http://schemas.openxmlformats.org/drawingml/2006/main">
                        <a:graphicData uri="http://schemas.microsoft.com/office/word/2010/wordprocessingShape">
                          <wps:wsp>
                            <wps:cNvSpPr/>
                            <wps:spPr>
                              <a:xfrm>
                                <a:off x="2626613" y="3389475"/>
                                <a:ext cx="5438775" cy="781050"/>
                              </a:xfrm>
                              <a:prstGeom prst="rect">
                                <a:avLst/>
                              </a:prstGeom>
                              <a:solidFill>
                                <a:schemeClr val="accent6"/>
                              </a:solidFill>
                              <a:ln w="38100" cap="flat" cmpd="sng">
                                <a:solidFill>
                                  <a:schemeClr val="lt1"/>
                                </a:solidFill>
                                <a:prstDash val="solid"/>
                                <a:round/>
                                <a:headEnd type="none" w="sm" len="sm"/>
                                <a:tailEnd type="none" w="sm" len="sm"/>
                              </a:ln>
                            </wps:spPr>
                            <wps:txbx>
                              <w:txbxContent>
                                <w:p w14:paraId="5A328BEB" w14:textId="77777777" w:rsidR="00F26E80" w:rsidRDefault="00000000">
                                  <w:pPr>
                                    <w:spacing w:line="275" w:lineRule="auto"/>
                                    <w:jc w:val="center"/>
                                    <w:textDirection w:val="btLr"/>
                                  </w:pPr>
                                  <w:r>
                                    <w:rPr>
                                      <w:b/>
                                      <w:color w:val="000000"/>
                                    </w:rPr>
                                    <w:t xml:space="preserve">Video Técnica MosCoX. </w:t>
                                  </w:r>
                                </w:p>
                                <w:p w14:paraId="602E9FA5" w14:textId="77777777" w:rsidR="00F26E80" w:rsidRDefault="00000000">
                                  <w:pPr>
                                    <w:spacing w:line="275" w:lineRule="auto"/>
                                    <w:jc w:val="center"/>
                                    <w:textDirection w:val="btLr"/>
                                  </w:pPr>
                                  <w:r>
                                    <w:rPr>
                                      <w:b/>
                                      <w:color w:val="000000"/>
                                    </w:rPr>
                                    <w:t>CF18_</w:t>
                                  </w:r>
                                  <w:r>
                                    <w:rPr>
                                      <w:color w:val="000000"/>
                                    </w:rPr>
                                    <w:t xml:space="preserve"> </w:t>
                                  </w:r>
                                  <w:r>
                                    <w:rPr>
                                      <w:b/>
                                      <w:color w:val="000000"/>
                                    </w:rPr>
                                    <w:t xml:space="preserve">Construcción del informe de requisitos </w:t>
                                  </w:r>
                                </w:p>
                                <w:p w14:paraId="77AF5EA5" w14:textId="77777777" w:rsidR="00F26E80" w:rsidRDefault="00F26E80">
                                  <w:pPr>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29BA7EE5" id="Rectángulo 412" o:spid="_x0000_s1058" style="width:437.25pt;height: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" fillcolor="#f79646 [3209]" strokecolor="white [3201]" strokeweight="3pt">
                      <v:stroke startarrowwidth="narrow" startarrowlength="short" endarrowwidth="narrow" endarrowlength="short" joinstyle="round"/>
                      <v:textbox inset="2.53958mm,1.2694mm,2.53958mm,1.2694mm">
                        <w:txbxContent>
                          <w:p w14:paraId="5A328BEB" w14:textId="77777777" w:rsidR="00F26E80" w:rsidRDefault="00000000">
                            <w:pPr>
                              <w:spacing w:line="275" w:lineRule="auto"/>
                              <w:jc w:val="center"/>
                              <w:textDirection w:val="btLr"/>
                            </w:pPr>
                            <w:r>
                              <w:rPr>
                                <w:b/>
                                <w:color w:val="000000"/>
                              </w:rPr>
                              <w:t xml:space="preserve">Video Técnica MosCoX. </w:t>
                            </w:r>
                          </w:p>
                          <w:p w14:paraId="602E9FA5" w14:textId="77777777" w:rsidR="00F26E80" w:rsidRDefault="00000000">
                            <w:pPr>
                              <w:spacing w:line="275" w:lineRule="auto"/>
                              <w:jc w:val="center"/>
                              <w:textDirection w:val="btLr"/>
                            </w:pPr>
                            <w:r>
                              <w:rPr>
                                <w:b/>
                                <w:color w:val="000000"/>
                              </w:rPr>
                              <w:t>CF18_</w:t>
                            </w:r>
                            <w:r>
                              <w:rPr>
                                <w:color w:val="000000"/>
                              </w:rPr>
                              <w:t xml:space="preserve"> </w:t>
                            </w:r>
                            <w:r>
                              <w:rPr>
                                <w:b/>
                                <w:color w:val="000000"/>
                              </w:rPr>
                              <w:t xml:space="preserve">Construcción del informe de requisitos </w:t>
                            </w:r>
                          </w:p>
                          <w:p w14:paraId="77AF5EA5" w14:textId="77777777" w:rsidR="00F26E80" w:rsidRDefault="00F26E80">
                            <w:pPr>
                              <w:spacing w:line="275" w:lineRule="auto"/>
                              <w:jc w:val="center"/>
                              <w:textDirection w:val="btLr"/>
                            </w:pPr>
                          </w:p>
                        </w:txbxContent>
                      </v:textbox>
                      <w10:anchorlock/>
                    </v:rect>
                  </w:pict>
                </mc:Fallback>
              </mc:AlternateContent>
            </w:r>
            <w:commentRangeEnd w:id="15"/>
            <w:r w:rsidRPr="00FA760A">
              <w:commentReference w:id="15"/>
            </w:r>
          </w:p>
        </w:tc>
      </w:tr>
    </w:tbl>
    <w:p w14:paraId="00000297" w14:textId="77777777" w:rsidR="00F26E80" w:rsidRPr="00FA760A" w:rsidRDefault="00F26E80" w:rsidP="00A455DC">
      <w:pPr>
        <w:pBdr>
          <w:top w:val="nil"/>
          <w:left w:val="nil"/>
          <w:bottom w:val="nil"/>
          <w:right w:val="nil"/>
          <w:between w:val="nil"/>
        </w:pBdr>
        <w:spacing w:line="240" w:lineRule="auto"/>
        <w:jc w:val="both"/>
        <w:rPr>
          <w:b/>
        </w:rPr>
      </w:pPr>
    </w:p>
    <w:p w14:paraId="00000298" w14:textId="77777777" w:rsidR="00F26E80" w:rsidRPr="00FA760A" w:rsidRDefault="00F26E80" w:rsidP="00A455DC">
      <w:pPr>
        <w:pBdr>
          <w:top w:val="nil"/>
          <w:left w:val="nil"/>
          <w:bottom w:val="nil"/>
          <w:right w:val="nil"/>
          <w:between w:val="nil"/>
        </w:pBdr>
        <w:spacing w:line="240" w:lineRule="auto"/>
        <w:jc w:val="both"/>
        <w:rPr>
          <w:b/>
        </w:rPr>
      </w:pPr>
    </w:p>
    <w:p w14:paraId="00000299" w14:textId="77777777" w:rsidR="00F26E80" w:rsidRPr="00FA760A" w:rsidRDefault="00F26E80" w:rsidP="00A455DC">
      <w:pPr>
        <w:pBdr>
          <w:top w:val="nil"/>
          <w:left w:val="nil"/>
          <w:bottom w:val="nil"/>
          <w:right w:val="nil"/>
          <w:between w:val="nil"/>
        </w:pBdr>
        <w:spacing w:line="240" w:lineRule="auto"/>
        <w:jc w:val="both"/>
        <w:rPr>
          <w:b/>
        </w:rPr>
      </w:pPr>
    </w:p>
    <w:p w14:paraId="0000029A" w14:textId="77777777" w:rsidR="00F26E80" w:rsidRPr="00FA760A" w:rsidRDefault="00F26E80" w:rsidP="00A455DC">
      <w:pPr>
        <w:pBdr>
          <w:top w:val="nil"/>
          <w:left w:val="nil"/>
          <w:bottom w:val="nil"/>
          <w:right w:val="nil"/>
          <w:between w:val="nil"/>
        </w:pBdr>
        <w:spacing w:line="240" w:lineRule="auto"/>
        <w:jc w:val="both"/>
        <w:rPr>
          <w:b/>
        </w:rPr>
      </w:pPr>
    </w:p>
    <w:tbl>
      <w:tblPr>
        <w:tblStyle w:val="afffffff8"/>
        <w:tblW w:w="15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3525"/>
        <w:gridCol w:w="2070"/>
        <w:gridCol w:w="4815"/>
        <w:gridCol w:w="3795"/>
      </w:tblGrid>
      <w:tr w:rsidR="00F26E80" w:rsidRPr="00FA760A" w14:paraId="698DF2AA" w14:textId="77777777">
        <w:trPr>
          <w:trHeight w:val="460"/>
        </w:trPr>
        <w:tc>
          <w:tcPr>
            <w:tcW w:w="1485" w:type="dxa"/>
            <w:shd w:val="clear" w:color="auto" w:fill="C9DAF8"/>
            <w:tcMar>
              <w:top w:w="100" w:type="dxa"/>
              <w:left w:w="100" w:type="dxa"/>
              <w:bottom w:w="100" w:type="dxa"/>
              <w:right w:w="100" w:type="dxa"/>
            </w:tcMar>
          </w:tcPr>
          <w:p w14:paraId="0000029B" w14:textId="77777777" w:rsidR="00F26E80" w:rsidRPr="00FA760A" w:rsidRDefault="00000000" w:rsidP="00A455DC">
            <w:pPr>
              <w:widowControl w:val="0"/>
              <w:jc w:val="center"/>
              <w:rPr>
                <w:b/>
              </w:rPr>
            </w:pPr>
            <w:r w:rsidRPr="00FA760A">
              <w:rPr>
                <w:b/>
              </w:rPr>
              <w:t>Tipo de recurso</w:t>
            </w:r>
          </w:p>
        </w:tc>
        <w:tc>
          <w:tcPr>
            <w:tcW w:w="14205" w:type="dxa"/>
            <w:gridSpan w:val="4"/>
            <w:shd w:val="clear" w:color="auto" w:fill="C9DAF8"/>
            <w:tcMar>
              <w:top w:w="100" w:type="dxa"/>
              <w:left w:w="100" w:type="dxa"/>
              <w:bottom w:w="100" w:type="dxa"/>
              <w:right w:w="100" w:type="dxa"/>
            </w:tcMar>
          </w:tcPr>
          <w:p w14:paraId="0000029C" w14:textId="77777777" w:rsidR="00F26E80" w:rsidRPr="00FA760A" w:rsidRDefault="00000000" w:rsidP="00A455DC">
            <w:pPr>
              <w:pStyle w:val="Ttulo"/>
              <w:widowControl w:val="0"/>
              <w:jc w:val="center"/>
              <w:rPr>
                <w:sz w:val="22"/>
                <w:szCs w:val="22"/>
              </w:rPr>
            </w:pPr>
            <w:bookmarkStart w:id="16" w:name="_heading=h.3rdcrjn" w:colFirst="0" w:colLast="0"/>
            <w:bookmarkEnd w:id="16"/>
            <w:r w:rsidRPr="00FA760A">
              <w:rPr>
                <w:sz w:val="22"/>
                <w:szCs w:val="22"/>
              </w:rPr>
              <w:t>Video clase/tutorial</w:t>
            </w:r>
          </w:p>
        </w:tc>
      </w:tr>
      <w:tr w:rsidR="00F26E80" w:rsidRPr="00FA760A" w14:paraId="05A35F9E" w14:textId="77777777">
        <w:trPr>
          <w:trHeight w:val="460"/>
        </w:trPr>
        <w:tc>
          <w:tcPr>
            <w:tcW w:w="1485" w:type="dxa"/>
            <w:shd w:val="clear" w:color="auto" w:fill="C9DAF8"/>
            <w:tcMar>
              <w:top w:w="100" w:type="dxa"/>
              <w:left w:w="100" w:type="dxa"/>
              <w:bottom w:w="100" w:type="dxa"/>
              <w:right w:w="100" w:type="dxa"/>
            </w:tcMar>
          </w:tcPr>
          <w:p w14:paraId="000002A0" w14:textId="77777777" w:rsidR="00F26E80" w:rsidRPr="00FA760A" w:rsidRDefault="00000000" w:rsidP="00A455DC">
            <w:pPr>
              <w:widowControl w:val="0"/>
              <w:jc w:val="center"/>
              <w:rPr>
                <w:b/>
              </w:rPr>
            </w:pPr>
            <w:r w:rsidRPr="00FA760A">
              <w:rPr>
                <w:b/>
              </w:rPr>
              <w:lastRenderedPageBreak/>
              <w:t>NOTA</w:t>
            </w:r>
          </w:p>
        </w:tc>
        <w:tc>
          <w:tcPr>
            <w:tcW w:w="14205" w:type="dxa"/>
            <w:gridSpan w:val="4"/>
            <w:shd w:val="clear" w:color="auto" w:fill="C9DAF8"/>
            <w:tcMar>
              <w:top w:w="100" w:type="dxa"/>
              <w:left w:w="100" w:type="dxa"/>
              <w:bottom w:w="100" w:type="dxa"/>
              <w:right w:w="100" w:type="dxa"/>
            </w:tcMar>
          </w:tcPr>
          <w:p w14:paraId="000002A1" w14:textId="77777777" w:rsidR="00F26E80" w:rsidRPr="00FA760A" w:rsidRDefault="00000000" w:rsidP="00A455DC">
            <w:pPr>
              <w:widowControl w:val="0"/>
              <w:jc w:val="center"/>
              <w:rPr>
                <w:b/>
              </w:rPr>
            </w:pPr>
            <w:r w:rsidRPr="00FA760A">
              <w:rPr>
                <w:b/>
              </w:rPr>
              <w:t>La totalidad del texto locutado para el video no debe superar las 500 palabras aproximadamente</w:t>
            </w:r>
          </w:p>
        </w:tc>
      </w:tr>
      <w:tr w:rsidR="00F26E80" w:rsidRPr="00FA760A" w14:paraId="6797ED8A" w14:textId="77777777">
        <w:trPr>
          <w:trHeight w:val="420"/>
        </w:trPr>
        <w:tc>
          <w:tcPr>
            <w:tcW w:w="1485" w:type="dxa"/>
            <w:shd w:val="clear" w:color="auto" w:fill="auto"/>
            <w:tcMar>
              <w:top w:w="100" w:type="dxa"/>
              <w:left w:w="100" w:type="dxa"/>
              <w:bottom w:w="100" w:type="dxa"/>
              <w:right w:w="100" w:type="dxa"/>
            </w:tcMar>
          </w:tcPr>
          <w:p w14:paraId="000002A5" w14:textId="77777777" w:rsidR="00F26E80" w:rsidRPr="00FA760A" w:rsidRDefault="00000000" w:rsidP="00A455DC">
            <w:pPr>
              <w:widowControl w:val="0"/>
              <w:rPr>
                <w:b/>
              </w:rPr>
            </w:pPr>
            <w:r w:rsidRPr="00FA760A">
              <w:rPr>
                <w:b/>
              </w:rPr>
              <w:t xml:space="preserve">Título </w:t>
            </w:r>
          </w:p>
        </w:tc>
        <w:tc>
          <w:tcPr>
            <w:tcW w:w="14205" w:type="dxa"/>
            <w:gridSpan w:val="4"/>
            <w:shd w:val="clear" w:color="auto" w:fill="auto"/>
            <w:tcMar>
              <w:top w:w="100" w:type="dxa"/>
              <w:left w:w="100" w:type="dxa"/>
              <w:bottom w:w="100" w:type="dxa"/>
              <w:right w:w="100" w:type="dxa"/>
            </w:tcMar>
          </w:tcPr>
          <w:p w14:paraId="000002A6" w14:textId="77777777" w:rsidR="00F26E80" w:rsidRPr="00FA760A" w:rsidRDefault="00000000" w:rsidP="00A455DC">
            <w:pPr>
              <w:widowControl w:val="0"/>
              <w:rPr>
                <w:color w:val="999999"/>
              </w:rPr>
            </w:pPr>
            <w:r w:rsidRPr="00FA760A">
              <w:rPr>
                <w:color w:val="000000"/>
              </w:rPr>
              <w:t xml:space="preserve">Técnica de </w:t>
            </w:r>
            <w:r w:rsidRPr="00FA760A">
              <w:rPr>
                <w:i/>
                <w:iCs/>
                <w:color w:val="000000"/>
              </w:rPr>
              <w:t>MosCoW</w:t>
            </w:r>
          </w:p>
        </w:tc>
      </w:tr>
      <w:tr w:rsidR="00F26E80" w:rsidRPr="00FA760A" w14:paraId="4A80A95D" w14:textId="77777777">
        <w:tc>
          <w:tcPr>
            <w:tcW w:w="1485" w:type="dxa"/>
            <w:shd w:val="clear" w:color="auto" w:fill="auto"/>
            <w:tcMar>
              <w:top w:w="100" w:type="dxa"/>
              <w:left w:w="100" w:type="dxa"/>
              <w:bottom w:w="100" w:type="dxa"/>
              <w:right w:w="100" w:type="dxa"/>
            </w:tcMar>
          </w:tcPr>
          <w:p w14:paraId="000002AA" w14:textId="77777777" w:rsidR="00F26E80" w:rsidRPr="00FA760A" w:rsidRDefault="00000000" w:rsidP="00A455DC">
            <w:pPr>
              <w:widowControl w:val="0"/>
              <w:rPr>
                <w:b/>
              </w:rPr>
            </w:pPr>
            <w:r w:rsidRPr="00FA760A">
              <w:rPr>
                <w:b/>
              </w:rPr>
              <w:t>Escena</w:t>
            </w:r>
          </w:p>
        </w:tc>
        <w:tc>
          <w:tcPr>
            <w:tcW w:w="3525" w:type="dxa"/>
            <w:shd w:val="clear" w:color="auto" w:fill="auto"/>
            <w:tcMar>
              <w:top w:w="100" w:type="dxa"/>
              <w:left w:w="100" w:type="dxa"/>
              <w:bottom w:w="100" w:type="dxa"/>
              <w:right w:w="100" w:type="dxa"/>
            </w:tcMar>
          </w:tcPr>
          <w:p w14:paraId="000002AB" w14:textId="77777777" w:rsidR="00F26E80" w:rsidRPr="00FA760A" w:rsidRDefault="00000000" w:rsidP="00A455DC">
            <w:pPr>
              <w:widowControl w:val="0"/>
              <w:jc w:val="center"/>
              <w:rPr>
                <w:b/>
              </w:rPr>
            </w:pPr>
            <w:r w:rsidRPr="00FA760A">
              <w:rPr>
                <w:b/>
              </w:rPr>
              <w:t>Imagen</w:t>
            </w:r>
          </w:p>
        </w:tc>
        <w:tc>
          <w:tcPr>
            <w:tcW w:w="2070" w:type="dxa"/>
            <w:shd w:val="clear" w:color="auto" w:fill="auto"/>
            <w:tcMar>
              <w:top w:w="100" w:type="dxa"/>
              <w:left w:w="100" w:type="dxa"/>
              <w:bottom w:w="100" w:type="dxa"/>
              <w:right w:w="100" w:type="dxa"/>
            </w:tcMar>
          </w:tcPr>
          <w:p w14:paraId="000002AC" w14:textId="77777777" w:rsidR="00F26E80" w:rsidRPr="00FA760A" w:rsidRDefault="00000000" w:rsidP="00A455DC">
            <w:pPr>
              <w:widowControl w:val="0"/>
              <w:jc w:val="center"/>
              <w:rPr>
                <w:b/>
              </w:rPr>
            </w:pPr>
            <w:r w:rsidRPr="00FA760A">
              <w:rPr>
                <w:b/>
              </w:rPr>
              <w:t>Sonido</w:t>
            </w:r>
          </w:p>
        </w:tc>
        <w:tc>
          <w:tcPr>
            <w:tcW w:w="4815" w:type="dxa"/>
            <w:shd w:val="clear" w:color="auto" w:fill="auto"/>
            <w:tcMar>
              <w:top w:w="100" w:type="dxa"/>
              <w:left w:w="100" w:type="dxa"/>
              <w:bottom w:w="100" w:type="dxa"/>
              <w:right w:w="100" w:type="dxa"/>
            </w:tcMar>
          </w:tcPr>
          <w:p w14:paraId="000002AD" w14:textId="77777777" w:rsidR="00F26E80" w:rsidRPr="00FA760A" w:rsidRDefault="00000000" w:rsidP="00A455DC">
            <w:pPr>
              <w:widowControl w:val="0"/>
              <w:jc w:val="center"/>
              <w:rPr>
                <w:b/>
              </w:rPr>
            </w:pPr>
            <w:r w:rsidRPr="00FA760A">
              <w:rPr>
                <w:b/>
              </w:rPr>
              <w:t>Narración</w:t>
            </w:r>
          </w:p>
        </w:tc>
        <w:tc>
          <w:tcPr>
            <w:tcW w:w="3795" w:type="dxa"/>
            <w:shd w:val="clear" w:color="auto" w:fill="auto"/>
            <w:tcMar>
              <w:top w:w="100" w:type="dxa"/>
              <w:left w:w="100" w:type="dxa"/>
              <w:bottom w:w="100" w:type="dxa"/>
              <w:right w:w="100" w:type="dxa"/>
            </w:tcMar>
          </w:tcPr>
          <w:p w14:paraId="000002AE" w14:textId="77777777" w:rsidR="00F26E80" w:rsidRPr="00FA760A" w:rsidRDefault="00000000" w:rsidP="00A455DC">
            <w:pPr>
              <w:widowControl w:val="0"/>
              <w:jc w:val="center"/>
              <w:rPr>
                <w:b/>
              </w:rPr>
            </w:pPr>
            <w:r w:rsidRPr="00FA760A">
              <w:rPr>
                <w:b/>
              </w:rPr>
              <w:t xml:space="preserve">Texto </w:t>
            </w:r>
          </w:p>
        </w:tc>
      </w:tr>
      <w:tr w:rsidR="00F26E80" w:rsidRPr="00FA760A" w14:paraId="44EE33A5" w14:textId="77777777">
        <w:tc>
          <w:tcPr>
            <w:tcW w:w="1485" w:type="dxa"/>
            <w:shd w:val="clear" w:color="auto" w:fill="auto"/>
            <w:tcMar>
              <w:top w:w="100" w:type="dxa"/>
              <w:left w:w="100" w:type="dxa"/>
              <w:bottom w:w="100" w:type="dxa"/>
              <w:right w:w="100" w:type="dxa"/>
            </w:tcMar>
          </w:tcPr>
          <w:p w14:paraId="000002AF" w14:textId="77777777" w:rsidR="00F26E80" w:rsidRPr="00FA760A" w:rsidRDefault="00F26E80" w:rsidP="00A455DC">
            <w:pPr>
              <w:widowControl w:val="0"/>
              <w:rPr>
                <w:b/>
                <w:color w:val="999999"/>
              </w:rPr>
            </w:pPr>
          </w:p>
        </w:tc>
        <w:tc>
          <w:tcPr>
            <w:tcW w:w="3525" w:type="dxa"/>
            <w:shd w:val="clear" w:color="auto" w:fill="auto"/>
            <w:tcMar>
              <w:top w:w="100" w:type="dxa"/>
              <w:left w:w="100" w:type="dxa"/>
              <w:bottom w:w="100" w:type="dxa"/>
              <w:right w:w="100" w:type="dxa"/>
            </w:tcMar>
          </w:tcPr>
          <w:p w14:paraId="000002B0" w14:textId="77777777" w:rsidR="00F26E80" w:rsidRPr="00FA760A" w:rsidRDefault="00F26E80" w:rsidP="00A455DC">
            <w:pPr>
              <w:widowControl w:val="0"/>
              <w:rPr>
                <w:color w:val="999999"/>
              </w:rPr>
            </w:pPr>
          </w:p>
        </w:tc>
        <w:tc>
          <w:tcPr>
            <w:tcW w:w="2070" w:type="dxa"/>
            <w:shd w:val="clear" w:color="auto" w:fill="auto"/>
            <w:tcMar>
              <w:top w:w="100" w:type="dxa"/>
              <w:left w:w="100" w:type="dxa"/>
              <w:bottom w:w="100" w:type="dxa"/>
              <w:right w:w="100" w:type="dxa"/>
            </w:tcMar>
          </w:tcPr>
          <w:p w14:paraId="000002B1" w14:textId="77777777" w:rsidR="00F26E80" w:rsidRPr="00FA760A" w:rsidRDefault="00000000" w:rsidP="00A455DC">
            <w:pPr>
              <w:widowControl w:val="0"/>
              <w:jc w:val="center"/>
              <w:rPr>
                <w:color w:val="999999"/>
              </w:rPr>
            </w:pPr>
            <w:r w:rsidRPr="00FA760A">
              <w:t>N/A</w:t>
            </w:r>
          </w:p>
        </w:tc>
        <w:tc>
          <w:tcPr>
            <w:tcW w:w="4815" w:type="dxa"/>
            <w:shd w:val="clear" w:color="auto" w:fill="auto"/>
            <w:tcMar>
              <w:top w:w="100" w:type="dxa"/>
              <w:left w:w="100" w:type="dxa"/>
              <w:bottom w:w="100" w:type="dxa"/>
              <w:right w:w="100" w:type="dxa"/>
            </w:tcMar>
          </w:tcPr>
          <w:p w14:paraId="000002B2" w14:textId="77777777" w:rsidR="00F26E80" w:rsidRPr="00FA760A" w:rsidRDefault="00F26E80" w:rsidP="00A455DC">
            <w:pPr>
              <w:widowControl w:val="0"/>
              <w:rPr>
                <w:color w:val="999999"/>
              </w:rPr>
            </w:pPr>
          </w:p>
        </w:tc>
        <w:tc>
          <w:tcPr>
            <w:tcW w:w="3795" w:type="dxa"/>
            <w:shd w:val="clear" w:color="auto" w:fill="auto"/>
            <w:tcMar>
              <w:top w:w="100" w:type="dxa"/>
              <w:left w:w="100" w:type="dxa"/>
              <w:bottom w:w="100" w:type="dxa"/>
              <w:right w:w="100" w:type="dxa"/>
            </w:tcMar>
          </w:tcPr>
          <w:p w14:paraId="000002B3" w14:textId="77777777" w:rsidR="00F26E80" w:rsidRPr="00FA760A" w:rsidRDefault="00000000" w:rsidP="00A455DC">
            <w:pPr>
              <w:widowControl w:val="0"/>
              <w:rPr>
                <w:color w:val="999999"/>
              </w:rPr>
            </w:pPr>
            <w:r w:rsidRPr="00FA760A">
              <w:t>Ya está grabado por el Experto, ubicado en la carpeta anexos, archivo: 228130_v2.mp4</w:t>
            </w:r>
          </w:p>
        </w:tc>
      </w:tr>
      <w:tr w:rsidR="00F26E80" w:rsidRPr="00FA760A" w14:paraId="01401923" w14:textId="77777777">
        <w:trPr>
          <w:trHeight w:val="420"/>
        </w:trPr>
        <w:tc>
          <w:tcPr>
            <w:tcW w:w="1485" w:type="dxa"/>
            <w:shd w:val="clear" w:color="auto" w:fill="auto"/>
            <w:tcMar>
              <w:top w:w="100" w:type="dxa"/>
              <w:left w:w="100" w:type="dxa"/>
              <w:bottom w:w="100" w:type="dxa"/>
              <w:right w:w="100" w:type="dxa"/>
            </w:tcMar>
          </w:tcPr>
          <w:p w14:paraId="000002B4" w14:textId="77777777" w:rsidR="00F26E80" w:rsidRPr="00FA760A" w:rsidRDefault="00000000" w:rsidP="00A455DC">
            <w:pPr>
              <w:widowControl w:val="0"/>
              <w:rPr>
                <w:b/>
              </w:rPr>
            </w:pPr>
            <w:r w:rsidRPr="00FA760A">
              <w:rPr>
                <w:b/>
              </w:rPr>
              <w:t>Nombre del archivo</w:t>
            </w:r>
          </w:p>
        </w:tc>
        <w:tc>
          <w:tcPr>
            <w:tcW w:w="14205" w:type="dxa"/>
            <w:gridSpan w:val="4"/>
            <w:shd w:val="clear" w:color="auto" w:fill="auto"/>
            <w:tcMar>
              <w:top w:w="100" w:type="dxa"/>
              <w:left w:w="100" w:type="dxa"/>
              <w:bottom w:w="100" w:type="dxa"/>
              <w:right w:w="100" w:type="dxa"/>
            </w:tcMar>
          </w:tcPr>
          <w:p w14:paraId="000002B5" w14:textId="77777777" w:rsidR="00F26E80" w:rsidRPr="00FA760A" w:rsidRDefault="00000000" w:rsidP="00A455DC">
            <w:pPr>
              <w:widowControl w:val="0"/>
            </w:pPr>
            <w:r w:rsidRPr="00FA760A">
              <w:t>228130_v2.mp4</w:t>
            </w:r>
          </w:p>
        </w:tc>
      </w:tr>
      <w:tr w:rsidR="00F26E80" w:rsidRPr="00FA760A" w14:paraId="1310FF2D" w14:textId="77777777">
        <w:trPr>
          <w:trHeight w:val="420"/>
        </w:trPr>
        <w:tc>
          <w:tcPr>
            <w:tcW w:w="1485" w:type="dxa"/>
            <w:shd w:val="clear" w:color="auto" w:fill="auto"/>
            <w:tcMar>
              <w:top w:w="100" w:type="dxa"/>
              <w:left w:w="100" w:type="dxa"/>
              <w:bottom w:w="100" w:type="dxa"/>
              <w:right w:w="100" w:type="dxa"/>
            </w:tcMar>
          </w:tcPr>
          <w:p w14:paraId="000002B9" w14:textId="77777777" w:rsidR="00F26E80" w:rsidRPr="00FA760A" w:rsidRDefault="00000000" w:rsidP="00A455DC">
            <w:pPr>
              <w:widowControl w:val="0"/>
              <w:rPr>
                <w:b/>
              </w:rPr>
            </w:pPr>
            <w:r w:rsidRPr="00FA760A">
              <w:rPr>
                <w:b/>
              </w:rPr>
              <w:t>Datos del narrador</w:t>
            </w:r>
          </w:p>
        </w:tc>
        <w:tc>
          <w:tcPr>
            <w:tcW w:w="14205" w:type="dxa"/>
            <w:gridSpan w:val="4"/>
            <w:shd w:val="clear" w:color="auto" w:fill="auto"/>
            <w:tcMar>
              <w:top w:w="100" w:type="dxa"/>
              <w:left w:w="100" w:type="dxa"/>
              <w:bottom w:w="100" w:type="dxa"/>
              <w:right w:w="100" w:type="dxa"/>
            </w:tcMar>
          </w:tcPr>
          <w:p w14:paraId="000002BA" w14:textId="0A07CB0E" w:rsidR="00F26E80" w:rsidRPr="00FA760A" w:rsidRDefault="00000000" w:rsidP="00A455DC">
            <w:pPr>
              <w:widowControl w:val="0"/>
              <w:rPr>
                <w:color w:val="999999"/>
              </w:rPr>
            </w:pPr>
            <w:r w:rsidRPr="00FA760A">
              <w:t xml:space="preserve">Armando </w:t>
            </w:r>
            <w:r w:rsidR="0082102D" w:rsidRPr="00FA760A">
              <w:t>Edilberto</w:t>
            </w:r>
            <w:r w:rsidRPr="00FA760A">
              <w:t xml:space="preserve"> de Andreis Mattos</w:t>
            </w:r>
          </w:p>
        </w:tc>
      </w:tr>
    </w:tbl>
    <w:p w14:paraId="000002BE" w14:textId="77777777" w:rsidR="00F26E80" w:rsidRPr="00FA760A" w:rsidRDefault="00F26E80" w:rsidP="00A455DC">
      <w:pPr>
        <w:pBdr>
          <w:top w:val="nil"/>
          <w:left w:val="nil"/>
          <w:bottom w:val="nil"/>
          <w:right w:val="nil"/>
          <w:between w:val="nil"/>
        </w:pBdr>
        <w:spacing w:line="240" w:lineRule="auto"/>
        <w:jc w:val="both"/>
        <w:rPr>
          <w:b/>
        </w:rPr>
      </w:pPr>
    </w:p>
    <w:p w14:paraId="000002BF" w14:textId="77777777" w:rsidR="00F26E80" w:rsidRPr="00FA760A" w:rsidRDefault="00F26E80" w:rsidP="00A455DC">
      <w:pPr>
        <w:pBdr>
          <w:top w:val="nil"/>
          <w:left w:val="nil"/>
          <w:bottom w:val="nil"/>
          <w:right w:val="nil"/>
          <w:between w:val="nil"/>
        </w:pBdr>
        <w:spacing w:line="240" w:lineRule="auto"/>
        <w:jc w:val="both"/>
        <w:rPr>
          <w:b/>
        </w:rPr>
      </w:pPr>
    </w:p>
    <w:tbl>
      <w:tblPr>
        <w:tblStyle w:val="afffffff9"/>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F26E80" w:rsidRPr="00FA760A" w14:paraId="0E1A2251" w14:textId="77777777">
        <w:trPr>
          <w:trHeight w:val="580"/>
        </w:trPr>
        <w:tc>
          <w:tcPr>
            <w:tcW w:w="1676" w:type="dxa"/>
            <w:shd w:val="clear" w:color="auto" w:fill="C9DAF8"/>
            <w:tcMar>
              <w:top w:w="100" w:type="dxa"/>
              <w:left w:w="100" w:type="dxa"/>
              <w:bottom w:w="100" w:type="dxa"/>
              <w:right w:w="100" w:type="dxa"/>
            </w:tcMar>
          </w:tcPr>
          <w:p w14:paraId="000002C0" w14:textId="77777777" w:rsidR="00F26E80" w:rsidRPr="00FA760A" w:rsidRDefault="00000000" w:rsidP="00A455DC">
            <w:pPr>
              <w:widowControl w:val="0"/>
              <w:pBdr>
                <w:top w:val="nil"/>
                <w:left w:val="nil"/>
                <w:bottom w:val="nil"/>
                <w:right w:val="nil"/>
                <w:between w:val="nil"/>
              </w:pBdr>
            </w:pPr>
            <w:r w:rsidRPr="00FA760A">
              <w:t>Tipo de recurso</w:t>
            </w:r>
          </w:p>
        </w:tc>
        <w:tc>
          <w:tcPr>
            <w:tcW w:w="14025" w:type="dxa"/>
            <w:shd w:val="clear" w:color="auto" w:fill="C9DAF8"/>
            <w:tcMar>
              <w:top w:w="100" w:type="dxa"/>
              <w:left w:w="100" w:type="dxa"/>
              <w:bottom w:w="100" w:type="dxa"/>
              <w:right w:w="100" w:type="dxa"/>
            </w:tcMar>
          </w:tcPr>
          <w:p w14:paraId="000002C1" w14:textId="77777777" w:rsidR="00F26E80" w:rsidRPr="00FA760A" w:rsidRDefault="00000000" w:rsidP="00A455DC">
            <w:pPr>
              <w:pStyle w:val="Ttulo"/>
              <w:jc w:val="center"/>
              <w:rPr>
                <w:sz w:val="22"/>
                <w:szCs w:val="22"/>
              </w:rPr>
            </w:pPr>
            <w:r w:rsidRPr="00FA760A">
              <w:rPr>
                <w:sz w:val="22"/>
                <w:szCs w:val="22"/>
              </w:rPr>
              <w:t>Cajón de texto de color</w:t>
            </w:r>
          </w:p>
        </w:tc>
      </w:tr>
      <w:tr w:rsidR="00F26E80" w:rsidRPr="00FA760A" w14:paraId="1BA3288D" w14:textId="77777777">
        <w:trPr>
          <w:trHeight w:val="420"/>
        </w:trPr>
        <w:tc>
          <w:tcPr>
            <w:tcW w:w="15701" w:type="dxa"/>
            <w:gridSpan w:val="2"/>
            <w:shd w:val="clear" w:color="auto" w:fill="auto"/>
            <w:tcMar>
              <w:top w:w="100" w:type="dxa"/>
              <w:left w:w="100" w:type="dxa"/>
              <w:bottom w:w="100" w:type="dxa"/>
              <w:right w:w="100" w:type="dxa"/>
            </w:tcMar>
          </w:tcPr>
          <w:p w14:paraId="000002C2" w14:textId="77777777" w:rsidR="00F26E80" w:rsidRPr="00FA760A" w:rsidRDefault="00000000" w:rsidP="00A455DC">
            <w:r w:rsidRPr="00FA760A">
              <w:rPr>
                <w:b/>
              </w:rPr>
              <w:t>Votación</w:t>
            </w:r>
          </w:p>
          <w:p w14:paraId="000002C3" w14:textId="199A2AFB" w:rsidR="00F26E80" w:rsidRPr="00FA760A" w:rsidRDefault="00000000" w:rsidP="00A455DC">
            <w:pPr>
              <w:jc w:val="both"/>
            </w:pPr>
            <w:r w:rsidRPr="00FA760A">
              <w:t>Cuando se tienen una cantidad muy grande de requisitos, combinado con posiciones encontradas, una de las formas tradicionales y sencillas es la priorización a votación, dando un puntaje determinado.</w:t>
            </w:r>
          </w:p>
          <w:p w14:paraId="000002C4" w14:textId="77777777" w:rsidR="00F26E80" w:rsidRPr="00FA760A" w:rsidRDefault="00F26E80" w:rsidP="00A455DC">
            <w:pPr>
              <w:jc w:val="both"/>
            </w:pPr>
          </w:p>
          <w:p w14:paraId="000002C5" w14:textId="77777777" w:rsidR="00F26E80" w:rsidRPr="00FA760A" w:rsidRDefault="00000000" w:rsidP="00A455DC">
            <w:pPr>
              <w:rPr>
                <w:b/>
              </w:rPr>
            </w:pPr>
            <w:r w:rsidRPr="00FA760A">
              <w:rPr>
                <w:b/>
              </w:rPr>
              <w:t>Técnica de clasificación de lista</w:t>
            </w:r>
          </w:p>
          <w:p w14:paraId="000002C6" w14:textId="77777777" w:rsidR="00F26E80" w:rsidRPr="00FA760A" w:rsidRDefault="00F26E80" w:rsidP="00A455DC">
            <w:pPr>
              <w:pBdr>
                <w:top w:val="nil"/>
                <w:left w:val="nil"/>
                <w:bottom w:val="nil"/>
                <w:right w:val="nil"/>
                <w:between w:val="nil"/>
              </w:pBdr>
              <w:ind w:left="1728"/>
              <w:rPr>
                <w:color w:val="000000"/>
              </w:rPr>
            </w:pPr>
          </w:p>
          <w:p w14:paraId="000002C7" w14:textId="0313288D" w:rsidR="00F26E80" w:rsidRPr="00FA760A" w:rsidRDefault="00000000" w:rsidP="00A455DC">
            <w:pPr>
              <w:jc w:val="both"/>
              <w:rPr>
                <w:color w:val="B7B7B7"/>
              </w:rPr>
            </w:pPr>
            <w:r w:rsidRPr="00FA760A">
              <w:t>Much</w:t>
            </w:r>
            <w:r w:rsidR="00991007" w:rsidRPr="00FA760A">
              <w:t xml:space="preserve">os expertos </w:t>
            </w:r>
            <w:r w:rsidRPr="00FA760A">
              <w:t>prefieren esta técnica</w:t>
            </w:r>
            <w:r w:rsidR="00991007" w:rsidRPr="00FA760A">
              <w:t xml:space="preserve">, dado que </w:t>
            </w:r>
            <w:r w:rsidRPr="00FA760A">
              <w:t xml:space="preserve">realmente no requiere mayor preparación ni esfuerzo, simplemente consiste en </w:t>
            </w:r>
            <w:r w:rsidR="00607275" w:rsidRPr="00FA760A">
              <w:t>hacer un</w:t>
            </w:r>
            <w:r w:rsidRPr="00FA760A">
              <w:t xml:space="preserve"> análisis </w:t>
            </w:r>
            <w:r w:rsidR="00607275" w:rsidRPr="00FA760A">
              <w:t>simple</w:t>
            </w:r>
            <w:r w:rsidRPr="00FA760A">
              <w:t xml:space="preserve">, es decir, primero hago esto y </w:t>
            </w:r>
            <w:r w:rsidR="00487F35" w:rsidRPr="00FA760A">
              <w:t>después aquello</w:t>
            </w:r>
            <w:r w:rsidR="00991007" w:rsidRPr="00FA760A">
              <w:t>.</w:t>
            </w:r>
            <w:r w:rsidRPr="00FA760A">
              <w:t xml:space="preserve"> Por ejemplo, vamos a recorrer Colombia desde el norte hasta el sur, entonces comenzamos: Primero </w:t>
            </w:r>
            <w:r w:rsidR="00991007" w:rsidRPr="00FA760A">
              <w:t xml:space="preserve">por </w:t>
            </w:r>
            <w:r w:rsidRPr="00FA760A">
              <w:t xml:space="preserve">Riohacha, luego Santa Marta, </w:t>
            </w:r>
            <w:r w:rsidR="00991007" w:rsidRPr="00FA760A">
              <w:t xml:space="preserve">surgen </w:t>
            </w:r>
            <w:r w:rsidR="00607275" w:rsidRPr="00FA760A">
              <w:t xml:space="preserve">el </w:t>
            </w:r>
            <w:r w:rsidR="00991007" w:rsidRPr="00FA760A">
              <w:t xml:space="preserve">interrogante </w:t>
            </w:r>
            <w:r w:rsidRPr="00FA760A">
              <w:t>¿puedo ir a Cartagena sin pasar por Barranquilla?</w:t>
            </w:r>
            <w:r w:rsidR="00607275" w:rsidRPr="00FA760A">
              <w:t xml:space="preserve"> si</w:t>
            </w:r>
            <w:r w:rsidRPr="00FA760A">
              <w:t xml:space="preserve">, pero no tiene sentido, primero voy a Barraquilla y luego a Cartagena. Así de simple es </w:t>
            </w:r>
            <w:r w:rsidR="00607275" w:rsidRPr="00FA760A">
              <w:t>la</w:t>
            </w:r>
            <w:r w:rsidRPr="00FA760A">
              <w:t xml:space="preserve"> técnica.</w:t>
            </w:r>
          </w:p>
        </w:tc>
      </w:tr>
    </w:tbl>
    <w:p w14:paraId="000002C9" w14:textId="77777777" w:rsidR="00F26E80" w:rsidRPr="00FA760A" w:rsidRDefault="00F26E80" w:rsidP="00A455DC">
      <w:pPr>
        <w:pBdr>
          <w:top w:val="nil"/>
          <w:left w:val="nil"/>
          <w:bottom w:val="nil"/>
          <w:right w:val="nil"/>
          <w:between w:val="nil"/>
        </w:pBdr>
        <w:spacing w:line="240" w:lineRule="auto"/>
        <w:jc w:val="both"/>
        <w:rPr>
          <w:b/>
        </w:rPr>
      </w:pPr>
    </w:p>
    <w:p w14:paraId="000002CA" w14:textId="77777777" w:rsidR="00F26E80" w:rsidRPr="00FA760A" w:rsidRDefault="00000000" w:rsidP="00A455DC">
      <w:pPr>
        <w:pBdr>
          <w:top w:val="nil"/>
          <w:left w:val="nil"/>
          <w:bottom w:val="nil"/>
          <w:right w:val="nil"/>
          <w:between w:val="nil"/>
        </w:pBdr>
        <w:spacing w:line="240" w:lineRule="auto"/>
        <w:jc w:val="both"/>
        <w:rPr>
          <w:b/>
        </w:rPr>
      </w:pPr>
      <w:r w:rsidRPr="00FA760A">
        <w:rPr>
          <w:b/>
        </w:rPr>
        <w:t>2.4 Ventajas y desventajas</w:t>
      </w:r>
    </w:p>
    <w:tbl>
      <w:tblPr>
        <w:tblStyle w:val="afffffffa"/>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F26E80" w:rsidRPr="00FA760A" w14:paraId="5D575E02" w14:textId="77777777">
        <w:trPr>
          <w:trHeight w:val="580"/>
        </w:trPr>
        <w:tc>
          <w:tcPr>
            <w:tcW w:w="1676" w:type="dxa"/>
            <w:shd w:val="clear" w:color="auto" w:fill="C9DAF8"/>
            <w:tcMar>
              <w:top w:w="100" w:type="dxa"/>
              <w:left w:w="100" w:type="dxa"/>
              <w:bottom w:w="100" w:type="dxa"/>
              <w:right w:w="100" w:type="dxa"/>
            </w:tcMar>
          </w:tcPr>
          <w:p w14:paraId="000002CB" w14:textId="77777777" w:rsidR="00F26E80" w:rsidRPr="00FA760A" w:rsidRDefault="00000000" w:rsidP="00A455DC">
            <w:pPr>
              <w:widowControl w:val="0"/>
              <w:pBdr>
                <w:top w:val="nil"/>
                <w:left w:val="nil"/>
                <w:bottom w:val="nil"/>
                <w:right w:val="nil"/>
                <w:between w:val="nil"/>
              </w:pBdr>
            </w:pPr>
            <w:r w:rsidRPr="00FA760A">
              <w:t>Tipo de recurso</w:t>
            </w:r>
          </w:p>
        </w:tc>
        <w:tc>
          <w:tcPr>
            <w:tcW w:w="14025" w:type="dxa"/>
            <w:shd w:val="clear" w:color="auto" w:fill="C9DAF8"/>
            <w:tcMar>
              <w:top w:w="100" w:type="dxa"/>
              <w:left w:w="100" w:type="dxa"/>
              <w:bottom w:w="100" w:type="dxa"/>
              <w:right w:w="100" w:type="dxa"/>
            </w:tcMar>
          </w:tcPr>
          <w:p w14:paraId="000002CC" w14:textId="77777777" w:rsidR="00F26E80" w:rsidRPr="00FA760A" w:rsidRDefault="00000000" w:rsidP="00A455DC">
            <w:pPr>
              <w:pStyle w:val="Ttulo"/>
              <w:jc w:val="center"/>
              <w:rPr>
                <w:sz w:val="22"/>
                <w:szCs w:val="22"/>
              </w:rPr>
            </w:pPr>
            <w:r w:rsidRPr="00FA760A">
              <w:rPr>
                <w:sz w:val="22"/>
                <w:szCs w:val="22"/>
              </w:rPr>
              <w:t>Cajón de texto de color</w:t>
            </w:r>
          </w:p>
        </w:tc>
      </w:tr>
      <w:tr w:rsidR="00F26E80" w:rsidRPr="00FA760A" w14:paraId="7BBE5E6F" w14:textId="77777777">
        <w:trPr>
          <w:trHeight w:val="420"/>
        </w:trPr>
        <w:tc>
          <w:tcPr>
            <w:tcW w:w="15701" w:type="dxa"/>
            <w:gridSpan w:val="2"/>
            <w:shd w:val="clear" w:color="auto" w:fill="auto"/>
            <w:tcMar>
              <w:top w:w="100" w:type="dxa"/>
              <w:left w:w="100" w:type="dxa"/>
              <w:bottom w:w="100" w:type="dxa"/>
              <w:right w:w="100" w:type="dxa"/>
            </w:tcMar>
          </w:tcPr>
          <w:p w14:paraId="000002CD" w14:textId="77777777" w:rsidR="00F26E80" w:rsidRPr="00FA760A" w:rsidRDefault="00000000" w:rsidP="00A455DC">
            <w:pPr>
              <w:rPr>
                <w:b/>
              </w:rPr>
            </w:pPr>
            <w:r w:rsidRPr="00FA760A">
              <w:rPr>
                <w:b/>
              </w:rPr>
              <w:lastRenderedPageBreak/>
              <w:t xml:space="preserve">Ventajas </w:t>
            </w:r>
          </w:p>
          <w:p w14:paraId="000002CE" w14:textId="77777777" w:rsidR="00F26E80" w:rsidRPr="00FA760A" w:rsidRDefault="00F26E80" w:rsidP="00A455DC">
            <w:pPr>
              <w:pBdr>
                <w:top w:val="nil"/>
                <w:left w:val="nil"/>
                <w:bottom w:val="nil"/>
                <w:right w:val="nil"/>
                <w:between w:val="nil"/>
              </w:pBdr>
              <w:spacing w:line="276" w:lineRule="auto"/>
              <w:ind w:left="1584"/>
              <w:jc w:val="both"/>
              <w:rPr>
                <w:color w:val="000000"/>
              </w:rPr>
            </w:pPr>
          </w:p>
          <w:p w14:paraId="000002CF" w14:textId="29881E32" w:rsidR="00F26E80" w:rsidRPr="00FA760A" w:rsidRDefault="00991007" w:rsidP="00A455DC">
            <w:pPr>
              <w:numPr>
                <w:ilvl w:val="0"/>
                <w:numId w:val="19"/>
              </w:numPr>
              <w:pBdr>
                <w:top w:val="nil"/>
                <w:left w:val="nil"/>
                <w:bottom w:val="nil"/>
                <w:right w:val="nil"/>
                <w:between w:val="nil"/>
              </w:pBdr>
              <w:spacing w:line="276" w:lineRule="auto"/>
              <w:ind w:left="604" w:hanging="425"/>
              <w:jc w:val="both"/>
            </w:pPr>
            <w:r w:rsidRPr="00FA760A">
              <w:rPr>
                <w:color w:val="000000"/>
              </w:rPr>
              <w:t>Permite establecer una comunicación fluida entre usuarios y desarrolladores, facilitando la comprensión entre sí.</w:t>
            </w:r>
          </w:p>
          <w:p w14:paraId="000002D0" w14:textId="0AB18AC5" w:rsidR="00F26E80" w:rsidRPr="00FA760A" w:rsidRDefault="00000000" w:rsidP="00A455DC">
            <w:pPr>
              <w:numPr>
                <w:ilvl w:val="0"/>
                <w:numId w:val="19"/>
              </w:numPr>
              <w:pBdr>
                <w:top w:val="nil"/>
                <w:left w:val="nil"/>
                <w:bottom w:val="nil"/>
                <w:right w:val="nil"/>
                <w:between w:val="nil"/>
              </w:pBdr>
              <w:spacing w:line="276" w:lineRule="auto"/>
              <w:ind w:left="604" w:hanging="425"/>
              <w:jc w:val="both"/>
            </w:pPr>
            <w:r w:rsidRPr="00FA760A">
              <w:rPr>
                <w:color w:val="000000"/>
              </w:rPr>
              <w:t>Se eliminan los intermediarios entre las partes, por lo tanto, la información no tiene peligro de distorsión.</w:t>
            </w:r>
          </w:p>
          <w:p w14:paraId="000002D1" w14:textId="422E95BC" w:rsidR="00F26E80" w:rsidRPr="00FA760A" w:rsidRDefault="00000000" w:rsidP="00A455DC">
            <w:pPr>
              <w:numPr>
                <w:ilvl w:val="0"/>
                <w:numId w:val="19"/>
              </w:numPr>
              <w:pBdr>
                <w:top w:val="nil"/>
                <w:left w:val="nil"/>
                <w:bottom w:val="nil"/>
                <w:right w:val="nil"/>
                <w:between w:val="nil"/>
              </w:pBdr>
              <w:spacing w:line="276" w:lineRule="auto"/>
              <w:ind w:left="604" w:hanging="425"/>
              <w:jc w:val="both"/>
            </w:pPr>
            <w:r w:rsidRPr="00FA760A">
              <w:rPr>
                <w:color w:val="000000"/>
              </w:rPr>
              <w:t>Es posible captar incluso hasta el lenguaje corporal de los clientes, lo cual nos facilita la compresión de gestos, tonos de voz, etc.</w:t>
            </w:r>
          </w:p>
          <w:p w14:paraId="000002D2" w14:textId="78D98420" w:rsidR="00F26E80" w:rsidRPr="00FA760A" w:rsidRDefault="00000000" w:rsidP="00A455DC">
            <w:pPr>
              <w:numPr>
                <w:ilvl w:val="0"/>
                <w:numId w:val="19"/>
              </w:numPr>
              <w:pBdr>
                <w:top w:val="nil"/>
                <w:left w:val="nil"/>
                <w:bottom w:val="nil"/>
                <w:right w:val="nil"/>
                <w:between w:val="nil"/>
              </w:pBdr>
              <w:spacing w:line="276" w:lineRule="auto"/>
              <w:ind w:left="604" w:hanging="425"/>
              <w:jc w:val="both"/>
            </w:pPr>
            <w:r w:rsidRPr="00FA760A">
              <w:rPr>
                <w:color w:val="000000"/>
              </w:rPr>
              <w:t>Facilita la determinación</w:t>
            </w:r>
            <w:r w:rsidR="00991007" w:rsidRPr="00FA760A">
              <w:rPr>
                <w:color w:val="000000"/>
              </w:rPr>
              <w:t xml:space="preserve"> de</w:t>
            </w:r>
            <w:r w:rsidRPr="00FA760A">
              <w:rPr>
                <w:color w:val="000000"/>
              </w:rPr>
              <w:t xml:space="preserve"> funciones, </w:t>
            </w:r>
            <w:r w:rsidR="00991007" w:rsidRPr="00FA760A">
              <w:rPr>
                <w:color w:val="000000"/>
              </w:rPr>
              <w:t xml:space="preserve">las </w:t>
            </w:r>
            <w:r w:rsidRPr="00FA760A">
              <w:rPr>
                <w:color w:val="000000"/>
              </w:rPr>
              <w:t xml:space="preserve">utilidades que requiere el sistema y la posibilidad de atender </w:t>
            </w:r>
            <w:r w:rsidR="00991007" w:rsidRPr="00FA760A">
              <w:rPr>
                <w:color w:val="000000"/>
              </w:rPr>
              <w:t>las</w:t>
            </w:r>
            <w:r w:rsidRPr="00FA760A">
              <w:rPr>
                <w:color w:val="000000"/>
              </w:rPr>
              <w:t xml:space="preserve"> necesidades, de forma temprana, </w:t>
            </w:r>
            <w:r w:rsidR="00991007" w:rsidRPr="00FA760A">
              <w:rPr>
                <w:color w:val="000000"/>
              </w:rPr>
              <w:t>evitando</w:t>
            </w:r>
            <w:r w:rsidRPr="00FA760A">
              <w:rPr>
                <w:color w:val="000000"/>
              </w:rPr>
              <w:t xml:space="preserve"> reprocesos.</w:t>
            </w:r>
          </w:p>
          <w:p w14:paraId="000002D3" w14:textId="49A72488" w:rsidR="00F26E80" w:rsidRPr="00FA760A" w:rsidRDefault="00000000" w:rsidP="00A455DC">
            <w:pPr>
              <w:numPr>
                <w:ilvl w:val="0"/>
                <w:numId w:val="19"/>
              </w:numPr>
              <w:pBdr>
                <w:top w:val="nil"/>
                <w:left w:val="nil"/>
                <w:bottom w:val="nil"/>
                <w:right w:val="nil"/>
                <w:between w:val="nil"/>
              </w:pBdr>
              <w:spacing w:line="276" w:lineRule="auto"/>
              <w:ind w:left="604" w:hanging="425"/>
              <w:jc w:val="both"/>
            </w:pPr>
            <w:r w:rsidRPr="00FA760A">
              <w:rPr>
                <w:color w:val="000000"/>
              </w:rPr>
              <w:t xml:space="preserve">La cercanía con los usuarios conlleva a un entendimiento optimo, que </w:t>
            </w:r>
            <w:r w:rsidR="00991007" w:rsidRPr="00FA760A">
              <w:rPr>
                <w:color w:val="000000"/>
              </w:rPr>
              <w:t>es fundamental en el</w:t>
            </w:r>
            <w:r w:rsidRPr="00FA760A">
              <w:rPr>
                <w:color w:val="000000"/>
              </w:rPr>
              <w:t xml:space="preserve"> </w:t>
            </w:r>
            <w:r w:rsidR="00991007" w:rsidRPr="00FA760A">
              <w:rPr>
                <w:color w:val="000000"/>
              </w:rPr>
              <w:t xml:space="preserve">modelo </w:t>
            </w:r>
            <w:r w:rsidRPr="00FA760A">
              <w:rPr>
                <w:color w:val="000000"/>
              </w:rPr>
              <w:t>de desarrollo, incluso a la hora de realizar todo tipo de pruebas.</w:t>
            </w:r>
          </w:p>
          <w:p w14:paraId="000002D4" w14:textId="77777777" w:rsidR="00F26E80" w:rsidRPr="00FA760A" w:rsidRDefault="00000000" w:rsidP="00A455DC">
            <w:pPr>
              <w:numPr>
                <w:ilvl w:val="0"/>
                <w:numId w:val="19"/>
              </w:numPr>
              <w:pBdr>
                <w:top w:val="nil"/>
                <w:left w:val="nil"/>
                <w:bottom w:val="nil"/>
                <w:right w:val="nil"/>
                <w:between w:val="nil"/>
              </w:pBdr>
              <w:spacing w:line="276" w:lineRule="auto"/>
              <w:ind w:left="604" w:hanging="425"/>
              <w:jc w:val="both"/>
            </w:pPr>
            <w:r w:rsidRPr="00FA760A">
              <w:rPr>
                <w:color w:val="000000"/>
              </w:rPr>
              <w:t>Los requerimientos que se obtienen son más confiables, estables y veraces.</w:t>
            </w:r>
          </w:p>
          <w:p w14:paraId="000002D5" w14:textId="77777777" w:rsidR="00F26E80" w:rsidRPr="00FA760A" w:rsidRDefault="00000000" w:rsidP="00A455DC">
            <w:pPr>
              <w:numPr>
                <w:ilvl w:val="0"/>
                <w:numId w:val="19"/>
              </w:numPr>
              <w:pBdr>
                <w:top w:val="nil"/>
                <w:left w:val="nil"/>
                <w:bottom w:val="nil"/>
                <w:right w:val="nil"/>
                <w:between w:val="nil"/>
              </w:pBdr>
              <w:spacing w:line="276" w:lineRule="auto"/>
              <w:ind w:left="604" w:hanging="425"/>
              <w:jc w:val="both"/>
            </w:pPr>
            <w:r w:rsidRPr="00FA760A">
              <w:rPr>
                <w:color w:val="000000"/>
              </w:rPr>
              <w:t>Al mejorar la calidad de los requerimientos, se eleva la calidad del producto final.</w:t>
            </w:r>
          </w:p>
          <w:p w14:paraId="000002D6" w14:textId="77777777" w:rsidR="00F26E80" w:rsidRPr="00FA760A" w:rsidRDefault="00F26E80" w:rsidP="00A455DC">
            <w:pPr>
              <w:pBdr>
                <w:top w:val="nil"/>
                <w:left w:val="nil"/>
                <w:bottom w:val="nil"/>
                <w:right w:val="nil"/>
                <w:between w:val="nil"/>
              </w:pBdr>
              <w:spacing w:line="276" w:lineRule="auto"/>
              <w:ind w:left="1224"/>
              <w:rPr>
                <w:color w:val="000000"/>
              </w:rPr>
            </w:pPr>
          </w:p>
          <w:p w14:paraId="000002D7" w14:textId="77777777" w:rsidR="00F26E80" w:rsidRPr="00FA760A" w:rsidRDefault="00000000" w:rsidP="00A455DC">
            <w:pPr>
              <w:rPr>
                <w:b/>
              </w:rPr>
            </w:pPr>
            <w:r w:rsidRPr="00FA760A">
              <w:rPr>
                <w:b/>
              </w:rPr>
              <w:t>Desventajas</w:t>
            </w:r>
          </w:p>
          <w:p w14:paraId="000002D8" w14:textId="77777777" w:rsidR="00F26E80" w:rsidRPr="00FA760A" w:rsidRDefault="00F26E80" w:rsidP="00A455DC">
            <w:pPr>
              <w:pBdr>
                <w:top w:val="nil"/>
                <w:left w:val="nil"/>
                <w:bottom w:val="nil"/>
                <w:right w:val="nil"/>
                <w:between w:val="nil"/>
              </w:pBdr>
              <w:spacing w:line="276" w:lineRule="auto"/>
              <w:ind w:left="1224"/>
              <w:rPr>
                <w:color w:val="000000"/>
              </w:rPr>
            </w:pPr>
          </w:p>
          <w:p w14:paraId="000002D9" w14:textId="77777777" w:rsidR="00F26E80" w:rsidRPr="00FA760A" w:rsidRDefault="00000000" w:rsidP="00A455DC">
            <w:pPr>
              <w:numPr>
                <w:ilvl w:val="0"/>
                <w:numId w:val="19"/>
              </w:numPr>
              <w:pBdr>
                <w:top w:val="nil"/>
                <w:left w:val="nil"/>
                <w:bottom w:val="nil"/>
                <w:right w:val="nil"/>
                <w:between w:val="nil"/>
              </w:pBdr>
              <w:spacing w:line="276" w:lineRule="auto"/>
              <w:ind w:left="604" w:hanging="425"/>
              <w:jc w:val="both"/>
            </w:pPr>
            <w:r w:rsidRPr="00FA760A">
              <w:rPr>
                <w:color w:val="000000"/>
              </w:rPr>
              <w:t>Algunos usuarios tienen la tendencia a la mentira.</w:t>
            </w:r>
          </w:p>
          <w:p w14:paraId="000002DA" w14:textId="04C607A3" w:rsidR="00F26E80" w:rsidRPr="00FA760A" w:rsidRDefault="00323197" w:rsidP="00A455DC">
            <w:pPr>
              <w:numPr>
                <w:ilvl w:val="0"/>
                <w:numId w:val="19"/>
              </w:numPr>
              <w:pBdr>
                <w:top w:val="nil"/>
                <w:left w:val="nil"/>
                <w:bottom w:val="nil"/>
                <w:right w:val="nil"/>
                <w:between w:val="nil"/>
              </w:pBdr>
              <w:spacing w:line="276" w:lineRule="auto"/>
              <w:ind w:left="604" w:hanging="425"/>
              <w:jc w:val="both"/>
            </w:pPr>
            <w:r w:rsidRPr="00FA760A">
              <w:rPr>
                <w:color w:val="000000"/>
              </w:rPr>
              <w:t xml:space="preserve">Posibles problemas de comunicación y expresión con los </w:t>
            </w:r>
            <w:r w:rsidR="00991007" w:rsidRPr="00FA760A">
              <w:rPr>
                <w:color w:val="000000"/>
              </w:rPr>
              <w:t>clientes</w:t>
            </w:r>
            <w:r w:rsidRPr="00FA760A">
              <w:rPr>
                <w:color w:val="000000"/>
              </w:rPr>
              <w:t>.</w:t>
            </w:r>
          </w:p>
          <w:p w14:paraId="000002DB" w14:textId="751626E5" w:rsidR="00F26E80" w:rsidRPr="00FA760A" w:rsidRDefault="00323197" w:rsidP="00A455DC">
            <w:pPr>
              <w:numPr>
                <w:ilvl w:val="0"/>
                <w:numId w:val="19"/>
              </w:numPr>
              <w:pBdr>
                <w:top w:val="nil"/>
                <w:left w:val="nil"/>
                <w:bottom w:val="nil"/>
                <w:right w:val="nil"/>
                <w:between w:val="nil"/>
              </w:pBdr>
              <w:spacing w:line="276" w:lineRule="auto"/>
              <w:ind w:left="604" w:hanging="425"/>
              <w:jc w:val="both"/>
            </w:pPr>
            <w:r w:rsidRPr="00FA760A">
              <w:rPr>
                <w:color w:val="000000"/>
              </w:rPr>
              <w:t xml:space="preserve">La mala interpretación de las ordenes </w:t>
            </w:r>
            <w:r w:rsidR="00991007" w:rsidRPr="00FA760A">
              <w:rPr>
                <w:color w:val="000000"/>
              </w:rPr>
              <w:t>entre los involucrados</w:t>
            </w:r>
            <w:r w:rsidRPr="00FA760A">
              <w:rPr>
                <w:color w:val="000000"/>
              </w:rPr>
              <w:t xml:space="preserve"> puede entorpecer el proyecto.</w:t>
            </w:r>
          </w:p>
          <w:p w14:paraId="000002DC" w14:textId="77777777" w:rsidR="00F26E80" w:rsidRPr="00FA760A" w:rsidRDefault="00000000" w:rsidP="00A455DC">
            <w:pPr>
              <w:numPr>
                <w:ilvl w:val="0"/>
                <w:numId w:val="19"/>
              </w:numPr>
              <w:pBdr>
                <w:top w:val="nil"/>
                <w:left w:val="nil"/>
                <w:bottom w:val="nil"/>
                <w:right w:val="nil"/>
                <w:between w:val="nil"/>
              </w:pBdr>
              <w:spacing w:line="276" w:lineRule="auto"/>
              <w:ind w:left="604" w:hanging="425"/>
              <w:jc w:val="both"/>
            </w:pPr>
            <w:r w:rsidRPr="00FA760A">
              <w:rPr>
                <w:color w:val="000000"/>
              </w:rPr>
              <w:t>En ocasiones, se requiere un reentrenamiento a los desarrolladores, en aspectos como el levantamiento de requisitos.</w:t>
            </w:r>
          </w:p>
          <w:p w14:paraId="000002DD" w14:textId="09B7B74E" w:rsidR="00F26E80" w:rsidRPr="00FA760A" w:rsidRDefault="00000000" w:rsidP="00A455DC">
            <w:pPr>
              <w:numPr>
                <w:ilvl w:val="0"/>
                <w:numId w:val="19"/>
              </w:numPr>
              <w:pBdr>
                <w:top w:val="nil"/>
                <w:left w:val="nil"/>
                <w:bottom w:val="nil"/>
                <w:right w:val="nil"/>
                <w:between w:val="nil"/>
              </w:pBdr>
              <w:spacing w:line="276" w:lineRule="auto"/>
              <w:ind w:left="604" w:hanging="425"/>
              <w:jc w:val="both"/>
            </w:pPr>
            <w:r w:rsidRPr="00FA760A">
              <w:rPr>
                <w:color w:val="000000"/>
              </w:rPr>
              <w:t>Algunas veces las entrevistas generan un</w:t>
            </w:r>
            <w:r w:rsidR="00323197" w:rsidRPr="00FA760A">
              <w:rPr>
                <w:color w:val="000000"/>
              </w:rPr>
              <w:t xml:space="preserve"> numeroso volumen</w:t>
            </w:r>
            <w:r w:rsidRPr="00FA760A">
              <w:rPr>
                <w:color w:val="000000"/>
              </w:rPr>
              <w:t xml:space="preserve"> </w:t>
            </w:r>
            <w:r w:rsidR="00323197" w:rsidRPr="00FA760A">
              <w:rPr>
                <w:color w:val="000000"/>
              </w:rPr>
              <w:t xml:space="preserve">de </w:t>
            </w:r>
            <w:r w:rsidRPr="00FA760A">
              <w:rPr>
                <w:color w:val="000000"/>
              </w:rPr>
              <w:t>información y requiere de mucha habilidad para organizarla y no olvidar detalles importantes.</w:t>
            </w:r>
          </w:p>
          <w:p w14:paraId="000002DE" w14:textId="77777777" w:rsidR="00F26E80" w:rsidRPr="00FA760A" w:rsidRDefault="00000000" w:rsidP="00A455DC">
            <w:pPr>
              <w:numPr>
                <w:ilvl w:val="0"/>
                <w:numId w:val="19"/>
              </w:numPr>
              <w:pBdr>
                <w:top w:val="nil"/>
                <w:left w:val="nil"/>
                <w:bottom w:val="nil"/>
                <w:right w:val="nil"/>
                <w:between w:val="nil"/>
              </w:pBdr>
              <w:spacing w:line="276" w:lineRule="auto"/>
              <w:jc w:val="both"/>
            </w:pPr>
            <w:r w:rsidRPr="00FA760A">
              <w:rPr>
                <w:color w:val="000000"/>
              </w:rPr>
              <w:t>Se puede obtener información repetida o excesivamente redundante, cuya revisión requiere demasiado tiempo.</w:t>
            </w:r>
          </w:p>
          <w:p w14:paraId="000002DF" w14:textId="77777777" w:rsidR="00F26E80" w:rsidRPr="00FA760A" w:rsidRDefault="00000000" w:rsidP="00A455DC">
            <w:pPr>
              <w:numPr>
                <w:ilvl w:val="0"/>
                <w:numId w:val="19"/>
              </w:numPr>
              <w:pBdr>
                <w:top w:val="nil"/>
                <w:left w:val="nil"/>
                <w:bottom w:val="nil"/>
                <w:right w:val="nil"/>
                <w:between w:val="nil"/>
              </w:pBdr>
              <w:spacing w:line="276" w:lineRule="auto"/>
              <w:jc w:val="both"/>
            </w:pPr>
            <w:r w:rsidRPr="00FA760A">
              <w:rPr>
                <w:color w:val="000000"/>
              </w:rPr>
              <w:t>Se requiere excelente entendimiento con los usuarios, independiente de factores externos.</w:t>
            </w:r>
          </w:p>
          <w:p w14:paraId="000002E0" w14:textId="77777777" w:rsidR="00F26E80" w:rsidRPr="00FA760A" w:rsidRDefault="00000000" w:rsidP="00A455DC">
            <w:pPr>
              <w:numPr>
                <w:ilvl w:val="0"/>
                <w:numId w:val="19"/>
              </w:numPr>
              <w:pBdr>
                <w:top w:val="nil"/>
                <w:left w:val="nil"/>
                <w:bottom w:val="nil"/>
                <w:right w:val="nil"/>
                <w:between w:val="nil"/>
              </w:pBdr>
              <w:spacing w:line="276" w:lineRule="auto"/>
              <w:jc w:val="both"/>
              <w:rPr>
                <w:color w:val="B7B7B7"/>
              </w:rPr>
            </w:pPr>
            <w:r w:rsidRPr="00FA760A">
              <w:rPr>
                <w:color w:val="000000"/>
              </w:rPr>
              <w:t>Puede resultar tedioso y muy difícil vincular a patrocinadores y/o dueños, que se requieran, por la dificultad de sus agendas.</w:t>
            </w:r>
          </w:p>
        </w:tc>
      </w:tr>
    </w:tbl>
    <w:p w14:paraId="000002E2" w14:textId="77777777" w:rsidR="00F26E80" w:rsidRPr="00FA760A" w:rsidRDefault="00F26E80" w:rsidP="00A455DC">
      <w:pPr>
        <w:pBdr>
          <w:top w:val="nil"/>
          <w:left w:val="nil"/>
          <w:bottom w:val="nil"/>
          <w:right w:val="nil"/>
          <w:between w:val="nil"/>
        </w:pBdr>
        <w:spacing w:line="240" w:lineRule="auto"/>
        <w:jc w:val="both"/>
        <w:rPr>
          <w:b/>
        </w:rPr>
      </w:pPr>
    </w:p>
    <w:p w14:paraId="000002E3" w14:textId="77777777" w:rsidR="00F26E80" w:rsidRPr="00FA760A" w:rsidRDefault="00000000" w:rsidP="00A455DC">
      <w:pPr>
        <w:pBdr>
          <w:top w:val="nil"/>
          <w:left w:val="nil"/>
          <w:bottom w:val="nil"/>
          <w:right w:val="nil"/>
          <w:between w:val="nil"/>
        </w:pBdr>
        <w:spacing w:line="240" w:lineRule="auto"/>
        <w:jc w:val="both"/>
        <w:rPr>
          <w:b/>
          <w:color w:val="000000"/>
        </w:rPr>
      </w:pPr>
      <w:r w:rsidRPr="00FA760A">
        <w:rPr>
          <w:b/>
          <w:color w:val="000000"/>
        </w:rPr>
        <w:t xml:space="preserve">3. </w:t>
      </w:r>
      <w:r w:rsidRPr="00FA760A">
        <w:rPr>
          <w:b/>
          <w:i/>
          <w:iCs/>
          <w:color w:val="000000"/>
        </w:rPr>
        <w:t>Viewpoint</w:t>
      </w:r>
    </w:p>
    <w:p w14:paraId="000002E4" w14:textId="77777777" w:rsidR="00F26E80" w:rsidRPr="00FA760A" w:rsidRDefault="00F26E80" w:rsidP="00A455DC">
      <w:pPr>
        <w:pBdr>
          <w:top w:val="nil"/>
          <w:left w:val="nil"/>
          <w:bottom w:val="nil"/>
          <w:right w:val="nil"/>
          <w:between w:val="nil"/>
        </w:pBdr>
        <w:spacing w:line="240" w:lineRule="auto"/>
        <w:ind w:left="360"/>
        <w:jc w:val="both"/>
        <w:rPr>
          <w:b/>
          <w:color w:val="000000"/>
        </w:rPr>
      </w:pPr>
    </w:p>
    <w:tbl>
      <w:tblPr>
        <w:tblStyle w:val="afffffffb"/>
        <w:tblW w:w="156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F26E80" w:rsidRPr="00FA760A" w14:paraId="5139B977" w14:textId="77777777">
        <w:trPr>
          <w:trHeight w:val="444"/>
        </w:trPr>
        <w:tc>
          <w:tcPr>
            <w:tcW w:w="15692" w:type="dxa"/>
            <w:shd w:val="clear" w:color="auto" w:fill="8DB3E2"/>
          </w:tcPr>
          <w:p w14:paraId="000002E5" w14:textId="77777777" w:rsidR="00F26E80" w:rsidRPr="00FA760A" w:rsidRDefault="00000000" w:rsidP="00A455DC">
            <w:pPr>
              <w:pStyle w:val="Ttulo1"/>
              <w:jc w:val="center"/>
              <w:outlineLvl w:val="0"/>
              <w:rPr>
                <w:sz w:val="22"/>
                <w:szCs w:val="22"/>
              </w:rPr>
            </w:pPr>
            <w:r w:rsidRPr="00FA760A">
              <w:rPr>
                <w:sz w:val="22"/>
                <w:szCs w:val="22"/>
              </w:rPr>
              <w:t>Cuadro de texto</w:t>
            </w:r>
          </w:p>
        </w:tc>
      </w:tr>
      <w:tr w:rsidR="00F26E80" w:rsidRPr="00FA760A" w14:paraId="2E8CEEDC" w14:textId="77777777">
        <w:tc>
          <w:tcPr>
            <w:tcW w:w="15692" w:type="dxa"/>
          </w:tcPr>
          <w:p w14:paraId="000002E6" w14:textId="45C54662" w:rsidR="00F26E80" w:rsidRPr="00FA760A" w:rsidRDefault="00000000" w:rsidP="00A455DC">
            <w:pPr>
              <w:jc w:val="both"/>
              <w:rPr>
                <w:color w:val="BFBFBF"/>
              </w:rPr>
            </w:pPr>
            <w:r w:rsidRPr="00FA760A">
              <w:t xml:space="preserve">Se presenta a continuación el concepto de </w:t>
            </w:r>
            <w:r w:rsidRPr="00FA760A">
              <w:rPr>
                <w:i/>
                <w:iCs/>
              </w:rPr>
              <w:t xml:space="preserve">Viewpoint </w:t>
            </w:r>
            <w:r w:rsidRPr="00FA760A">
              <w:t>y su campo de aplicación, así como los diferentes</w:t>
            </w:r>
            <w:r w:rsidR="001F24D6" w:rsidRPr="00FA760A">
              <w:t xml:space="preserve"> términos</w:t>
            </w:r>
            <w:r w:rsidRPr="00FA760A">
              <w:t xml:space="preserve"> que se pueden </w:t>
            </w:r>
            <w:r w:rsidR="001F24D6" w:rsidRPr="00FA760A">
              <w:t xml:space="preserve">emplear y </w:t>
            </w:r>
            <w:r w:rsidRPr="00FA760A">
              <w:t>determinan los privilegios de las antes mencionadas funciones, basad</w:t>
            </w:r>
            <w:r w:rsidR="00C656ED" w:rsidRPr="00FA760A">
              <w:t>a</w:t>
            </w:r>
            <w:r w:rsidRPr="00FA760A">
              <w:t xml:space="preserve">s principalmente en el concepto de los </w:t>
            </w:r>
            <w:r w:rsidRPr="00FA760A">
              <w:rPr>
                <w:i/>
                <w:iCs/>
              </w:rPr>
              <w:t>stakeholders.</w:t>
            </w:r>
            <w:r w:rsidRPr="00FA760A">
              <w:t xml:space="preserve"> </w:t>
            </w:r>
            <w:r w:rsidR="00C656ED" w:rsidRPr="00FA760A">
              <w:t>Medianero, (</w:t>
            </w:r>
            <w:r w:rsidRPr="00FA760A">
              <w:t>2015)</w:t>
            </w:r>
          </w:p>
        </w:tc>
      </w:tr>
    </w:tbl>
    <w:p w14:paraId="000002E7" w14:textId="77777777" w:rsidR="00F26E80" w:rsidRPr="00FA760A" w:rsidRDefault="00F26E80" w:rsidP="00A455DC">
      <w:pPr>
        <w:pBdr>
          <w:top w:val="nil"/>
          <w:left w:val="nil"/>
          <w:bottom w:val="nil"/>
          <w:right w:val="nil"/>
          <w:between w:val="nil"/>
        </w:pBdr>
        <w:spacing w:line="240" w:lineRule="auto"/>
        <w:jc w:val="both"/>
        <w:rPr>
          <w:b/>
          <w:color w:val="000000"/>
        </w:rPr>
      </w:pPr>
    </w:p>
    <w:p w14:paraId="000002E8" w14:textId="77777777" w:rsidR="00F26E80" w:rsidRPr="00FA760A" w:rsidRDefault="00000000" w:rsidP="00A455DC">
      <w:pPr>
        <w:pBdr>
          <w:top w:val="nil"/>
          <w:left w:val="nil"/>
          <w:bottom w:val="nil"/>
          <w:right w:val="nil"/>
          <w:between w:val="nil"/>
        </w:pBdr>
        <w:spacing w:line="240" w:lineRule="auto"/>
        <w:jc w:val="both"/>
        <w:rPr>
          <w:b/>
        </w:rPr>
      </w:pPr>
      <w:r w:rsidRPr="00FA760A">
        <w:rPr>
          <w:b/>
        </w:rPr>
        <w:t>3.1 Concepto y aplicación</w:t>
      </w:r>
    </w:p>
    <w:tbl>
      <w:tblPr>
        <w:tblStyle w:val="afffffffc"/>
        <w:tblW w:w="156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F26E80" w:rsidRPr="00FA760A" w14:paraId="6FB44596" w14:textId="77777777">
        <w:trPr>
          <w:trHeight w:val="444"/>
        </w:trPr>
        <w:tc>
          <w:tcPr>
            <w:tcW w:w="15692" w:type="dxa"/>
            <w:shd w:val="clear" w:color="auto" w:fill="8DB3E2"/>
          </w:tcPr>
          <w:p w14:paraId="000002E9" w14:textId="77777777" w:rsidR="00F26E80" w:rsidRPr="00FA760A" w:rsidRDefault="00000000" w:rsidP="00A455DC">
            <w:pPr>
              <w:pStyle w:val="Ttulo1"/>
              <w:jc w:val="center"/>
              <w:outlineLvl w:val="0"/>
              <w:rPr>
                <w:sz w:val="22"/>
                <w:szCs w:val="22"/>
              </w:rPr>
            </w:pPr>
            <w:r w:rsidRPr="00FA760A">
              <w:rPr>
                <w:sz w:val="22"/>
                <w:szCs w:val="22"/>
              </w:rPr>
              <w:lastRenderedPageBreak/>
              <w:t>Cuadro de texto</w:t>
            </w:r>
          </w:p>
        </w:tc>
      </w:tr>
      <w:tr w:rsidR="00F26E80" w:rsidRPr="00FA760A" w14:paraId="71DE7942" w14:textId="77777777">
        <w:tc>
          <w:tcPr>
            <w:tcW w:w="15692" w:type="dxa"/>
          </w:tcPr>
          <w:p w14:paraId="000002EA" w14:textId="087D246B" w:rsidR="00F26E80" w:rsidRPr="00FA760A" w:rsidRDefault="00000000" w:rsidP="00A455DC">
            <w:pPr>
              <w:jc w:val="both"/>
              <w:rPr>
                <w:color w:val="BFBFBF"/>
              </w:rPr>
            </w:pPr>
            <w:bookmarkStart w:id="17" w:name="_heading=h.26in1rg" w:colFirst="0" w:colLast="0"/>
            <w:bookmarkEnd w:id="17"/>
            <w:r w:rsidRPr="00FA760A">
              <w:t xml:space="preserve">El modelo </w:t>
            </w:r>
            <w:r w:rsidR="00C656ED" w:rsidRPr="00FA760A">
              <w:t>s</w:t>
            </w:r>
            <w:r w:rsidRPr="00FA760A">
              <w:t xml:space="preserve">e cimienta en la integración de enfoque con puntos de vista, lo cual indica que </w:t>
            </w:r>
            <w:r w:rsidR="00C656ED" w:rsidRPr="00FA760A">
              <w:t>la</w:t>
            </w:r>
            <w:r w:rsidRPr="00FA760A">
              <w:t xml:space="preserve"> base fundamental es la metodología de </w:t>
            </w:r>
            <w:r w:rsidRPr="00FA760A">
              <w:rPr>
                <w:i/>
                <w:iCs/>
              </w:rPr>
              <w:t>AORE</w:t>
            </w:r>
            <w:r w:rsidRPr="00FA760A">
              <w:t xml:space="preserve">. </w:t>
            </w:r>
            <w:r w:rsidR="00C656ED" w:rsidRPr="00FA760A">
              <w:t>Inicialmente</w:t>
            </w:r>
            <w:r w:rsidRPr="00FA760A">
              <w:t xml:space="preserve">, se enfoca en </w:t>
            </w:r>
            <w:r w:rsidR="00C656ED" w:rsidRPr="00FA760A">
              <w:t xml:space="preserve">las perspectivas de los </w:t>
            </w:r>
            <w:r w:rsidRPr="00FA760A">
              <w:t xml:space="preserve">actores, según las funcionalidades que </w:t>
            </w:r>
            <w:r w:rsidR="00C656ED" w:rsidRPr="00FA760A">
              <w:t>desempeñan</w:t>
            </w:r>
            <w:r w:rsidRPr="00FA760A">
              <w:t xml:space="preserve">, haciendo posible un detallado y óptimo tratamiento. </w:t>
            </w:r>
            <w:r w:rsidR="00C656ED" w:rsidRPr="00FA760A">
              <w:rPr>
                <w:i/>
                <w:iCs/>
              </w:rPr>
              <w:t>El Viewpoint</w:t>
            </w:r>
            <w:r w:rsidRPr="00FA760A">
              <w:t xml:space="preserve">, facilita </w:t>
            </w:r>
            <w:r w:rsidR="00C656ED" w:rsidRPr="00FA760A">
              <w:t xml:space="preserve"> </w:t>
            </w:r>
            <w:r w:rsidRPr="00FA760A">
              <w:t xml:space="preserve">funciones a partir de los requerimientos del sistema, posteriormente, </w:t>
            </w:r>
            <w:r w:rsidR="005E7A8C" w:rsidRPr="00FA760A">
              <w:t xml:space="preserve">se </w:t>
            </w:r>
            <w:r w:rsidRPr="00FA760A">
              <w:t>clasific</w:t>
            </w:r>
            <w:r w:rsidR="005E7A8C" w:rsidRPr="00FA760A">
              <w:t>a</w:t>
            </w:r>
            <w:r w:rsidRPr="00FA760A">
              <w:t xml:space="preserve"> </w:t>
            </w:r>
            <w:r w:rsidR="0082102D" w:rsidRPr="00FA760A">
              <w:t>las visibilidades</w:t>
            </w:r>
            <w:r w:rsidR="005E7A8C" w:rsidRPr="00FA760A">
              <w:t xml:space="preserve"> </w:t>
            </w:r>
            <w:r w:rsidRPr="00FA760A">
              <w:t>por estas funcionalidades, se</w:t>
            </w:r>
            <w:r w:rsidR="005E7A8C" w:rsidRPr="00FA760A">
              <w:t xml:space="preserve"> sigue</w:t>
            </w:r>
            <w:r w:rsidRPr="00FA760A">
              <w:t xml:space="preserve"> realizando diagrama de casos y escenarios, así como también, la individualización de los requerimientos no funcionales. </w:t>
            </w:r>
          </w:p>
          <w:p w14:paraId="000002EB" w14:textId="77777777" w:rsidR="00F26E80" w:rsidRPr="00FA760A" w:rsidRDefault="00000000" w:rsidP="00A455DC">
            <w:pPr>
              <w:jc w:val="center"/>
              <w:rPr>
                <w:color w:val="BFBFBF"/>
              </w:rPr>
            </w:pPr>
            <w:r w:rsidRPr="00FA760A">
              <w:rPr>
                <w:b/>
                <w:noProof/>
              </w:rPr>
              <w:drawing>
                <wp:inline distT="0" distB="0" distL="0" distR="0" wp14:anchorId="6DDDAA68" wp14:editId="6BDF494C">
                  <wp:extent cx="3396796" cy="2137670"/>
                  <wp:effectExtent l="0" t="0" r="0" b="0"/>
                  <wp:docPr id="4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6"/>
                          <a:srcRect/>
                          <a:stretch>
                            <a:fillRect/>
                          </a:stretch>
                        </pic:blipFill>
                        <pic:spPr>
                          <a:xfrm>
                            <a:off x="0" y="0"/>
                            <a:ext cx="3396796" cy="2137670"/>
                          </a:xfrm>
                          <a:prstGeom prst="rect">
                            <a:avLst/>
                          </a:prstGeom>
                          <a:ln/>
                        </pic:spPr>
                      </pic:pic>
                    </a:graphicData>
                  </a:graphic>
                </wp:inline>
              </w:drawing>
            </w:r>
          </w:p>
          <w:p w14:paraId="000002EC" w14:textId="77777777" w:rsidR="00F26E80" w:rsidRPr="00FA760A" w:rsidRDefault="00000000" w:rsidP="00A455DC">
            <w:pPr>
              <w:jc w:val="center"/>
              <w:rPr>
                <w:color w:val="BFBFBF"/>
              </w:rPr>
            </w:pPr>
            <w:r w:rsidRPr="00FA760A">
              <w:t xml:space="preserve">Imagen de referencia </w:t>
            </w:r>
          </w:p>
          <w:p w14:paraId="000002ED" w14:textId="77777777" w:rsidR="00F26E80" w:rsidRPr="00FA760A" w:rsidRDefault="00000000" w:rsidP="00A455DC">
            <w:pPr>
              <w:jc w:val="center"/>
              <w:rPr>
                <w:color w:val="0000FF"/>
                <w:u w:val="single"/>
              </w:rPr>
            </w:pPr>
            <w:hyperlink r:id="rId97">
              <w:r w:rsidRPr="00FA760A">
                <w:rPr>
                  <w:color w:val="0000FF"/>
                  <w:u w:val="single"/>
                </w:rPr>
                <w:t>https://slideplayer.es/slide/1675310/</w:t>
              </w:r>
            </w:hyperlink>
          </w:p>
          <w:p w14:paraId="000002EE" w14:textId="77777777" w:rsidR="00F26E80" w:rsidRPr="00FA760A" w:rsidRDefault="00000000" w:rsidP="00A455DC">
            <w:pPr>
              <w:jc w:val="center"/>
              <w:rPr>
                <w:color w:val="BFBFBF"/>
              </w:rPr>
            </w:pPr>
            <w:r w:rsidRPr="00FA760A">
              <w:t>228130_i44</w:t>
            </w:r>
          </w:p>
        </w:tc>
      </w:tr>
    </w:tbl>
    <w:p w14:paraId="000002EF" w14:textId="77777777" w:rsidR="00F26E80" w:rsidRPr="00FA760A" w:rsidRDefault="00F26E80" w:rsidP="00A455DC">
      <w:pPr>
        <w:pBdr>
          <w:top w:val="nil"/>
          <w:left w:val="nil"/>
          <w:bottom w:val="nil"/>
          <w:right w:val="nil"/>
          <w:between w:val="nil"/>
        </w:pBdr>
        <w:spacing w:line="240" w:lineRule="auto"/>
        <w:jc w:val="both"/>
        <w:rPr>
          <w:b/>
        </w:rPr>
      </w:pPr>
    </w:p>
    <w:p w14:paraId="000002F0" w14:textId="77777777" w:rsidR="00F26E80" w:rsidRPr="00FA760A" w:rsidRDefault="00000000" w:rsidP="00A455DC">
      <w:pPr>
        <w:pBdr>
          <w:top w:val="nil"/>
          <w:left w:val="nil"/>
          <w:bottom w:val="nil"/>
          <w:right w:val="nil"/>
          <w:between w:val="nil"/>
        </w:pBdr>
        <w:spacing w:line="240" w:lineRule="auto"/>
        <w:jc w:val="both"/>
        <w:rPr>
          <w:b/>
        </w:rPr>
      </w:pPr>
      <w:r w:rsidRPr="00FA760A">
        <w:rPr>
          <w:b/>
        </w:rPr>
        <w:t>3.2 Modelos</w:t>
      </w:r>
    </w:p>
    <w:p w14:paraId="000002F1" w14:textId="77777777" w:rsidR="00F26E80" w:rsidRPr="00FA760A" w:rsidRDefault="00F26E80" w:rsidP="00A455DC">
      <w:pPr>
        <w:pBdr>
          <w:top w:val="nil"/>
          <w:left w:val="nil"/>
          <w:bottom w:val="nil"/>
          <w:right w:val="nil"/>
          <w:between w:val="nil"/>
        </w:pBdr>
        <w:spacing w:line="240" w:lineRule="auto"/>
        <w:jc w:val="both"/>
        <w:rPr>
          <w:b/>
        </w:rPr>
      </w:pPr>
    </w:p>
    <w:tbl>
      <w:tblPr>
        <w:tblStyle w:val="afffffffd"/>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3962"/>
      </w:tblGrid>
      <w:tr w:rsidR="00F26E80" w:rsidRPr="00FA760A" w14:paraId="7EDEDD39" w14:textId="77777777">
        <w:trPr>
          <w:trHeight w:val="580"/>
        </w:trPr>
        <w:tc>
          <w:tcPr>
            <w:tcW w:w="1740" w:type="dxa"/>
            <w:shd w:val="clear" w:color="auto" w:fill="C9DAF8"/>
            <w:tcMar>
              <w:top w:w="100" w:type="dxa"/>
              <w:left w:w="100" w:type="dxa"/>
              <w:bottom w:w="100" w:type="dxa"/>
              <w:right w:w="100" w:type="dxa"/>
            </w:tcMar>
          </w:tcPr>
          <w:p w14:paraId="000002F2" w14:textId="77777777" w:rsidR="00F26E80" w:rsidRPr="00FA760A" w:rsidRDefault="00000000" w:rsidP="00A455DC">
            <w:pPr>
              <w:widowControl w:val="0"/>
              <w:jc w:val="center"/>
              <w:rPr>
                <w:b/>
              </w:rPr>
            </w:pPr>
            <w:r w:rsidRPr="00FA760A">
              <w:rPr>
                <w:b/>
              </w:rPr>
              <w:t>Tipo de recurso</w:t>
            </w:r>
          </w:p>
        </w:tc>
        <w:tc>
          <w:tcPr>
            <w:tcW w:w="13962" w:type="dxa"/>
            <w:shd w:val="clear" w:color="auto" w:fill="C9DAF8"/>
            <w:tcMar>
              <w:top w:w="100" w:type="dxa"/>
              <w:left w:w="100" w:type="dxa"/>
              <w:bottom w:w="100" w:type="dxa"/>
              <w:right w:w="100" w:type="dxa"/>
            </w:tcMar>
          </w:tcPr>
          <w:p w14:paraId="000002F3" w14:textId="77777777" w:rsidR="00F26E80" w:rsidRPr="00FA760A" w:rsidRDefault="00000000" w:rsidP="00A455DC">
            <w:pPr>
              <w:pStyle w:val="Ttulo"/>
              <w:widowControl w:val="0"/>
              <w:jc w:val="center"/>
              <w:rPr>
                <w:sz w:val="22"/>
                <w:szCs w:val="22"/>
              </w:rPr>
            </w:pPr>
            <w:r w:rsidRPr="00FA760A">
              <w:rPr>
                <w:sz w:val="22"/>
                <w:szCs w:val="22"/>
              </w:rPr>
              <w:t>Acordeón tipo 1</w:t>
            </w:r>
          </w:p>
        </w:tc>
      </w:tr>
      <w:tr w:rsidR="00F26E80" w:rsidRPr="00FA760A" w14:paraId="41E54746" w14:textId="77777777">
        <w:trPr>
          <w:trHeight w:val="420"/>
        </w:trPr>
        <w:tc>
          <w:tcPr>
            <w:tcW w:w="1740" w:type="dxa"/>
            <w:shd w:val="clear" w:color="auto" w:fill="auto"/>
            <w:tcMar>
              <w:top w:w="100" w:type="dxa"/>
              <w:left w:w="100" w:type="dxa"/>
              <w:bottom w:w="100" w:type="dxa"/>
              <w:right w:w="100" w:type="dxa"/>
            </w:tcMar>
          </w:tcPr>
          <w:p w14:paraId="000002F4" w14:textId="77777777" w:rsidR="00F26E80" w:rsidRPr="00FA760A" w:rsidRDefault="00000000" w:rsidP="00A455DC">
            <w:pPr>
              <w:widowControl w:val="0"/>
              <w:rPr>
                <w:b/>
              </w:rPr>
            </w:pPr>
            <w:r w:rsidRPr="00FA760A">
              <w:rPr>
                <w:b/>
              </w:rPr>
              <w:t>Introducción</w:t>
            </w:r>
          </w:p>
        </w:tc>
        <w:tc>
          <w:tcPr>
            <w:tcW w:w="13962" w:type="dxa"/>
            <w:shd w:val="clear" w:color="auto" w:fill="auto"/>
            <w:tcMar>
              <w:top w:w="100" w:type="dxa"/>
              <w:left w:w="100" w:type="dxa"/>
              <w:bottom w:w="100" w:type="dxa"/>
              <w:right w:w="100" w:type="dxa"/>
            </w:tcMar>
          </w:tcPr>
          <w:p w14:paraId="000002F5" w14:textId="6516F2B2" w:rsidR="00F26E80" w:rsidRPr="00FA760A" w:rsidRDefault="00000000" w:rsidP="00A455DC">
            <w:pPr>
              <w:jc w:val="both"/>
            </w:pPr>
            <w:r w:rsidRPr="00FA760A">
              <w:t xml:space="preserve">El concepto de </w:t>
            </w:r>
            <w:r w:rsidR="00600877" w:rsidRPr="00FA760A">
              <w:t>modelo</w:t>
            </w:r>
            <w:r w:rsidRPr="00FA760A">
              <w:t xml:space="preserve"> nace de la necesidad de mirar desde distintas perspectivas al </w:t>
            </w:r>
            <w:r w:rsidR="00A455DC" w:rsidRPr="00FA760A">
              <w:rPr>
                <w:i/>
                <w:iCs/>
              </w:rPr>
              <w:t>software</w:t>
            </w:r>
            <w:r w:rsidRPr="00FA760A">
              <w:t xml:space="preserve"> que </w:t>
            </w:r>
            <w:r w:rsidR="00600877" w:rsidRPr="00FA760A">
              <w:t>se planea</w:t>
            </w:r>
            <w:r w:rsidRPr="00FA760A">
              <w:t xml:space="preserve"> desarrollar, es decir, cuando se realiza el levantamiento de requisitos aplicando las técnicas que </w:t>
            </w:r>
            <w:r w:rsidR="00600877" w:rsidRPr="00FA760A">
              <w:t>se están</w:t>
            </w:r>
            <w:r w:rsidRPr="00FA760A">
              <w:t xml:space="preserve"> estudiando, dos usuarios del mismo proyecto pueden mirar y dar una visión distinta. Luego se debe presentar la perspectiva que realmente sea </w:t>
            </w:r>
            <w:r w:rsidR="00487F35" w:rsidRPr="00FA760A">
              <w:t>del interés</w:t>
            </w:r>
            <w:r w:rsidRPr="00FA760A">
              <w:t xml:space="preserve"> </w:t>
            </w:r>
            <w:r w:rsidR="00600877" w:rsidRPr="00FA760A">
              <w:t xml:space="preserve">del usuario </w:t>
            </w:r>
            <w:r w:rsidRPr="00FA760A">
              <w:t xml:space="preserve">y lleva a la correcta construcción del </w:t>
            </w:r>
            <w:r w:rsidR="00A455DC" w:rsidRPr="00FA760A">
              <w:rPr>
                <w:i/>
                <w:iCs/>
              </w:rPr>
              <w:t>software</w:t>
            </w:r>
            <w:r w:rsidRPr="00FA760A">
              <w:t xml:space="preserve">. Fue así como surgió el modelado de sistemas de información. </w:t>
            </w:r>
          </w:p>
          <w:p w14:paraId="000002F6" w14:textId="77777777" w:rsidR="00F26E80" w:rsidRPr="00FA760A" w:rsidRDefault="00F26E80" w:rsidP="00A455DC">
            <w:pPr>
              <w:ind w:left="1440"/>
              <w:jc w:val="both"/>
            </w:pPr>
          </w:p>
          <w:p w14:paraId="000002F7" w14:textId="458FAC51" w:rsidR="00F26E80" w:rsidRPr="00FA760A" w:rsidRDefault="00000000" w:rsidP="00A455DC">
            <w:pPr>
              <w:jc w:val="both"/>
            </w:pPr>
            <w:r w:rsidRPr="00FA760A">
              <w:lastRenderedPageBreak/>
              <w:t xml:space="preserve">Existen en el mercado distintas herramientas de modelado, sin embargo, es obligatorio </w:t>
            </w:r>
            <w:r w:rsidR="00600877" w:rsidRPr="00FA760A">
              <w:t>centrar</w:t>
            </w:r>
            <w:r w:rsidR="005E7A8C" w:rsidRPr="00FA760A">
              <w:t>se</w:t>
            </w:r>
            <w:r w:rsidRPr="00FA760A">
              <w:t xml:space="preserve"> en la herramienta universal, es decir, la que fue creada específicamente para estos menesteres: UML (lenguaje unificado de modelado, por sus siglas en inglés, </w:t>
            </w:r>
            <w:r w:rsidRPr="00FA760A">
              <w:rPr>
                <w:i/>
                <w:iCs/>
              </w:rPr>
              <w:t>Unified Modeling Language</w:t>
            </w:r>
            <w:r w:rsidRPr="00FA760A">
              <w:t xml:space="preserve">), es el lenguaje de modelado más utilizado. </w:t>
            </w:r>
          </w:p>
          <w:p w14:paraId="000002F8" w14:textId="77777777" w:rsidR="00F26E80" w:rsidRPr="00FA760A" w:rsidRDefault="00F26E80" w:rsidP="00A455DC">
            <w:pPr>
              <w:jc w:val="both"/>
            </w:pPr>
          </w:p>
          <w:p w14:paraId="000002F9" w14:textId="77777777" w:rsidR="00F26E80" w:rsidRPr="00FA760A" w:rsidRDefault="00000000" w:rsidP="00A455DC">
            <w:pPr>
              <w:jc w:val="both"/>
              <w:rPr>
                <w:color w:val="999999"/>
              </w:rPr>
            </w:pPr>
            <w:r w:rsidRPr="00FA760A">
              <w:t xml:space="preserve">Para conocer más sobre el UML se le invita a visualizar el video </w:t>
            </w:r>
            <w:sdt>
              <w:sdtPr>
                <w:tag w:val="goog_rdk_532"/>
                <w:id w:val="-1917692250"/>
              </w:sdtPr>
              <w:sdtContent>
                <w:commentRangeStart w:id="18"/>
              </w:sdtContent>
            </w:sdt>
            <w:r w:rsidRPr="00FA760A">
              <w:t>anexo</w:t>
            </w:r>
            <w:commentRangeEnd w:id="18"/>
            <w:r w:rsidRPr="00FA760A">
              <w:commentReference w:id="18"/>
            </w:r>
            <w:r w:rsidRPr="00FA760A">
              <w:t>.</w:t>
            </w:r>
          </w:p>
        </w:tc>
      </w:tr>
      <w:tr w:rsidR="00F26E80" w:rsidRPr="00FA760A" w14:paraId="13EC111D" w14:textId="77777777">
        <w:trPr>
          <w:trHeight w:val="420"/>
        </w:trPr>
        <w:tc>
          <w:tcPr>
            <w:tcW w:w="15702" w:type="dxa"/>
            <w:gridSpan w:val="2"/>
            <w:shd w:val="clear" w:color="auto" w:fill="auto"/>
            <w:tcMar>
              <w:top w:w="100" w:type="dxa"/>
              <w:left w:w="100" w:type="dxa"/>
              <w:bottom w:w="100" w:type="dxa"/>
              <w:right w:w="100" w:type="dxa"/>
            </w:tcMar>
          </w:tcPr>
          <w:p w14:paraId="000002FA" w14:textId="77777777" w:rsidR="00F26E80" w:rsidRPr="00FA760A" w:rsidRDefault="00000000" w:rsidP="00A455DC">
            <w:pPr>
              <w:widowControl w:val="0"/>
              <w:jc w:val="center"/>
            </w:pPr>
            <w:r w:rsidRPr="00FA760A">
              <w:rPr>
                <w:noProof/>
              </w:rPr>
              <w:lastRenderedPageBreak/>
              <w:drawing>
                <wp:inline distT="0" distB="0" distL="0" distR="0" wp14:anchorId="700BC9A4" wp14:editId="0F437B1D">
                  <wp:extent cx="3393126" cy="2375188"/>
                  <wp:effectExtent l="0" t="0" r="0" b="0"/>
                  <wp:docPr id="449" name="image10.jpg" descr="Sistema de administración de documentos o DMS para abreviar. Un consultor de TI está utilizando un portátil. Modelo teórico de Internet. Software de automatización de archivos y administración de archivos de información."/>
                  <wp:cNvGraphicFramePr/>
                  <a:graphic xmlns:a="http://schemas.openxmlformats.org/drawingml/2006/main">
                    <a:graphicData uri="http://schemas.openxmlformats.org/drawingml/2006/picture">
                      <pic:pic xmlns:pic="http://schemas.openxmlformats.org/drawingml/2006/picture">
                        <pic:nvPicPr>
                          <pic:cNvPr id="0" name="image10.jpg" descr="Sistema de administración de documentos o DMS para abreviar. Un consultor de TI está utilizando un portátil. Modelo teórico de Internet. Software de automatización de archivos y administración de archivos de información."/>
                          <pic:cNvPicPr preferRelativeResize="0"/>
                        </pic:nvPicPr>
                        <pic:blipFill>
                          <a:blip r:embed="rId98"/>
                          <a:srcRect/>
                          <a:stretch>
                            <a:fillRect/>
                          </a:stretch>
                        </pic:blipFill>
                        <pic:spPr>
                          <a:xfrm>
                            <a:off x="0" y="0"/>
                            <a:ext cx="3393126" cy="2375188"/>
                          </a:xfrm>
                          <a:prstGeom prst="rect">
                            <a:avLst/>
                          </a:prstGeom>
                          <a:ln/>
                        </pic:spPr>
                      </pic:pic>
                    </a:graphicData>
                  </a:graphic>
                </wp:inline>
              </w:drawing>
            </w:r>
          </w:p>
          <w:p w14:paraId="000002FB" w14:textId="77777777" w:rsidR="00F26E80" w:rsidRPr="00FA760A" w:rsidRDefault="00000000" w:rsidP="00A455DC">
            <w:pPr>
              <w:widowControl w:val="0"/>
              <w:jc w:val="center"/>
            </w:pPr>
            <w:r w:rsidRPr="00FA760A">
              <w:t xml:space="preserve">Imagen de referencia o similar </w:t>
            </w:r>
          </w:p>
          <w:p w14:paraId="000002FC" w14:textId="77777777" w:rsidR="00F26E80" w:rsidRPr="00FA760A" w:rsidRDefault="00000000" w:rsidP="00A455DC">
            <w:pPr>
              <w:widowControl w:val="0"/>
              <w:jc w:val="center"/>
            </w:pPr>
            <w:hyperlink r:id="rId99">
              <w:r w:rsidRPr="00FA760A">
                <w:rPr>
                  <w:color w:val="0000FF"/>
                  <w:u w:val="single"/>
                </w:rPr>
                <w:t>https://image.shutterstock.com/image-photo/document-management-system-dms-short-600w-2135798499.jpg</w:t>
              </w:r>
            </w:hyperlink>
            <w:r w:rsidRPr="00FA760A">
              <w:t xml:space="preserve"> </w:t>
            </w:r>
          </w:p>
          <w:p w14:paraId="000002FD" w14:textId="77777777" w:rsidR="00F26E80" w:rsidRPr="00FA760A" w:rsidRDefault="00000000" w:rsidP="00A455DC">
            <w:pPr>
              <w:widowControl w:val="0"/>
              <w:jc w:val="center"/>
              <w:rPr>
                <w:b/>
              </w:rPr>
            </w:pPr>
            <w:r w:rsidRPr="00FA760A">
              <w:t>228130_i45</w:t>
            </w:r>
          </w:p>
        </w:tc>
      </w:tr>
      <w:tr w:rsidR="00F26E80" w:rsidRPr="00FA760A" w14:paraId="6259405A" w14:textId="77777777">
        <w:trPr>
          <w:trHeight w:val="420"/>
        </w:trPr>
        <w:tc>
          <w:tcPr>
            <w:tcW w:w="15702" w:type="dxa"/>
            <w:gridSpan w:val="2"/>
            <w:shd w:val="clear" w:color="auto" w:fill="auto"/>
            <w:tcMar>
              <w:top w:w="100" w:type="dxa"/>
              <w:left w:w="100" w:type="dxa"/>
              <w:bottom w:w="100" w:type="dxa"/>
              <w:right w:w="100" w:type="dxa"/>
            </w:tcMar>
          </w:tcPr>
          <w:p w14:paraId="000002FF" w14:textId="77777777" w:rsidR="00F26E80" w:rsidRPr="00FA760A" w:rsidRDefault="00000000" w:rsidP="00A455DC">
            <w:pPr>
              <w:widowControl w:val="0"/>
              <w:rPr>
                <w:b/>
                <w:color w:val="999999"/>
              </w:rPr>
            </w:pPr>
            <w:r w:rsidRPr="00FA760A">
              <w:rPr>
                <w:b/>
              </w:rPr>
              <w:t>Lenguaje de modelado</w:t>
            </w:r>
            <w:r w:rsidRPr="00FA760A">
              <w:rPr>
                <w:b/>
                <w:color w:val="999999"/>
              </w:rPr>
              <w:t xml:space="preserve"> </w:t>
            </w:r>
          </w:p>
          <w:p w14:paraId="00000300" w14:textId="127B8DAD" w:rsidR="00F26E80" w:rsidRPr="00FA760A" w:rsidRDefault="00600877" w:rsidP="00A455DC">
            <w:pPr>
              <w:jc w:val="both"/>
            </w:pPr>
            <w:r w:rsidRPr="00FA760A">
              <w:t>C</w:t>
            </w:r>
            <w:r w:rsidR="00486354" w:rsidRPr="00FA760A">
              <w:t>onsiste</w:t>
            </w:r>
            <w:r w:rsidR="000114AE" w:rsidRPr="00FA760A">
              <w:t xml:space="preserve"> en emplear </w:t>
            </w:r>
            <w:r w:rsidR="00486354" w:rsidRPr="00FA760A">
              <w:t>una imagen,</w:t>
            </w:r>
            <w:r w:rsidRPr="00FA760A">
              <w:t xml:space="preserve"> </w:t>
            </w:r>
            <w:r w:rsidR="00486354" w:rsidRPr="00FA760A">
              <w:t>símbolo</w:t>
            </w:r>
            <w:r w:rsidRPr="00FA760A">
              <w:t xml:space="preserve"> o una</w:t>
            </w:r>
            <w:r w:rsidR="00486354" w:rsidRPr="00FA760A">
              <w:t xml:space="preserve"> figura; ya aterrizando en el mundo de la ingeniería de requisitos, es la representación de un objeto, sistema o idea, desde </w:t>
            </w:r>
            <w:r w:rsidR="000114AE" w:rsidRPr="00FA760A">
              <w:t xml:space="preserve">diversos </w:t>
            </w:r>
            <w:r w:rsidR="008A0566" w:rsidRPr="00FA760A">
              <w:t>ángulos,</w:t>
            </w:r>
            <w:r w:rsidR="00486354" w:rsidRPr="00FA760A">
              <w:t xml:space="preserve"> pero siempre refiriéndose a la misma entidad. Luego entonces, surge la pregunta, ¿por</w:t>
            </w:r>
            <w:r w:rsidR="008A0566" w:rsidRPr="00FA760A">
              <w:t xml:space="preserve"> </w:t>
            </w:r>
            <w:r w:rsidR="00486354" w:rsidRPr="00FA760A">
              <w:t>qu</w:t>
            </w:r>
            <w:r w:rsidR="008A0566" w:rsidRPr="00FA760A">
              <w:t>é</w:t>
            </w:r>
            <w:r w:rsidR="00486354" w:rsidRPr="00FA760A">
              <w:t xml:space="preserve"> se utiliza un modelo? </w:t>
            </w:r>
            <w:r w:rsidR="000114AE" w:rsidRPr="00FA760A">
              <w:t xml:space="preserve">Se emplea </w:t>
            </w:r>
            <w:r w:rsidR="00486354" w:rsidRPr="00FA760A">
              <w:t>para tratar de entender,</w:t>
            </w:r>
            <w:r w:rsidR="000114AE" w:rsidRPr="00FA760A">
              <w:t xml:space="preserve"> y </w:t>
            </w:r>
            <w:r w:rsidR="00486354" w:rsidRPr="00FA760A">
              <w:t>explicar, cualquier sistema de información; es decir</w:t>
            </w:r>
            <w:r w:rsidR="008A0566" w:rsidRPr="00FA760A">
              <w:t xml:space="preserve"> para </w:t>
            </w:r>
            <w:r w:rsidR="00486354" w:rsidRPr="00FA760A">
              <w:t xml:space="preserve">una demostración exacta de </w:t>
            </w:r>
            <w:r w:rsidR="008A0566" w:rsidRPr="00FA760A">
              <w:t xml:space="preserve">un </w:t>
            </w:r>
            <w:r w:rsidR="00486354" w:rsidRPr="00FA760A">
              <w:t xml:space="preserve">sistema, e incluso una abstracción de todas y cada una de </w:t>
            </w:r>
            <w:r w:rsidR="000114AE" w:rsidRPr="00FA760A">
              <w:t>las</w:t>
            </w:r>
            <w:r w:rsidR="00486354" w:rsidRPr="00FA760A">
              <w:t xml:space="preserve"> propiedades. Esta forma de</w:t>
            </w:r>
            <w:r w:rsidR="000114AE" w:rsidRPr="00FA760A">
              <w:t xml:space="preserve"> trabajar</w:t>
            </w:r>
            <w:r w:rsidR="00486354" w:rsidRPr="00FA760A">
              <w:t xml:space="preserve">, es una tendencia que se utiliza desde </w:t>
            </w:r>
            <w:r w:rsidR="008A0566" w:rsidRPr="00FA760A">
              <w:t>tiempos remotos</w:t>
            </w:r>
            <w:r w:rsidR="00486354" w:rsidRPr="00FA760A">
              <w:t xml:space="preserve">, </w:t>
            </w:r>
            <w:r w:rsidR="000114AE" w:rsidRPr="00FA760A">
              <w:t xml:space="preserve">ha ido mejorando y </w:t>
            </w:r>
            <w:r w:rsidR="00486354" w:rsidRPr="00FA760A">
              <w:t>tiene como punto de partida, la representación de ideas nueva</w:t>
            </w:r>
            <w:r w:rsidR="008A0566" w:rsidRPr="00FA760A">
              <w:t>s</w:t>
            </w:r>
            <w:r w:rsidR="00486354" w:rsidRPr="00FA760A">
              <w:t>, que romp</w:t>
            </w:r>
            <w:r w:rsidR="000114AE" w:rsidRPr="00FA760A">
              <w:t>e</w:t>
            </w:r>
            <w:r w:rsidR="00486354" w:rsidRPr="00FA760A">
              <w:t xml:space="preserve">n paradigmas. </w:t>
            </w:r>
            <w:r w:rsidR="008A0566" w:rsidRPr="00FA760A">
              <w:t>L</w:t>
            </w:r>
            <w:r w:rsidR="00486354" w:rsidRPr="00FA760A">
              <w:t>o determinante en un modelo es que describa el proceso a</w:t>
            </w:r>
            <w:r w:rsidR="000114AE" w:rsidRPr="00FA760A">
              <w:t xml:space="preserve"> estructurar </w:t>
            </w:r>
            <w:r w:rsidR="00486354" w:rsidRPr="00FA760A">
              <w:t xml:space="preserve">o ya sistematizado, en forma completa y suficiente, </w:t>
            </w:r>
            <w:r w:rsidR="000114AE" w:rsidRPr="00FA760A">
              <w:t xml:space="preserve">que </w:t>
            </w:r>
            <w:r w:rsidR="00486354" w:rsidRPr="00FA760A">
              <w:t xml:space="preserve">represente el comportamiento del sistema, </w:t>
            </w:r>
            <w:r w:rsidR="000114AE" w:rsidRPr="00FA760A">
              <w:t>lo que</w:t>
            </w:r>
            <w:r w:rsidR="00486354" w:rsidRPr="00FA760A">
              <w:t xml:space="preserve"> implica</w:t>
            </w:r>
            <w:r w:rsidR="000114AE" w:rsidRPr="00FA760A">
              <w:t xml:space="preserve"> </w:t>
            </w:r>
            <w:r w:rsidR="00486354" w:rsidRPr="00FA760A">
              <w:t xml:space="preserve">que las características del </w:t>
            </w:r>
            <w:r w:rsidR="000114AE" w:rsidRPr="00FA760A">
              <w:t>mismo</w:t>
            </w:r>
            <w:r w:rsidR="00486354" w:rsidRPr="00FA760A">
              <w:t xml:space="preserve"> coincidan </w:t>
            </w:r>
            <w:r w:rsidR="008A0566" w:rsidRPr="00FA760A">
              <w:t xml:space="preserve">totalmente  </w:t>
            </w:r>
            <w:r w:rsidR="00486354" w:rsidRPr="00FA760A">
              <w:t xml:space="preserve">con las características del </w:t>
            </w:r>
            <w:r w:rsidR="008A0566" w:rsidRPr="00FA760A">
              <w:t>desarrollo.</w:t>
            </w:r>
          </w:p>
          <w:p w14:paraId="00000301" w14:textId="77777777" w:rsidR="00F26E80" w:rsidRPr="00FA760A" w:rsidRDefault="00F26E80" w:rsidP="00A455DC">
            <w:pPr>
              <w:ind w:left="1440"/>
              <w:jc w:val="both"/>
            </w:pPr>
          </w:p>
          <w:p w14:paraId="00000302" w14:textId="1D7C440F" w:rsidR="00F26E80" w:rsidRPr="00FA760A" w:rsidRDefault="00000000" w:rsidP="00A455DC">
            <w:pPr>
              <w:jc w:val="both"/>
              <w:rPr>
                <w:color w:val="999999"/>
              </w:rPr>
            </w:pPr>
            <w:r w:rsidRPr="00FA760A">
              <w:t xml:space="preserve">En </w:t>
            </w:r>
            <w:r w:rsidR="000114AE" w:rsidRPr="00FA760A">
              <w:t xml:space="preserve">un </w:t>
            </w:r>
            <w:r w:rsidRPr="00FA760A">
              <w:t xml:space="preserve">lenguaje de modelado está compuesto por vistas, símbolos, diagramas, etc., y, por supuesto, las directrices específicas que explican </w:t>
            </w:r>
            <w:r w:rsidR="000114AE" w:rsidRPr="00FA760A">
              <w:t>la</w:t>
            </w:r>
            <w:r w:rsidRPr="00FA760A">
              <w:t xml:space="preserve"> forma de utilización; sin perjuicio de la lógica normal que cada </w:t>
            </w:r>
            <w:r w:rsidR="000114AE" w:rsidRPr="00FA760A">
              <w:t>lógica</w:t>
            </w:r>
            <w:r w:rsidRPr="00FA760A">
              <w:t xml:space="preserve"> de modelado </w:t>
            </w:r>
            <w:r w:rsidR="000114AE" w:rsidRPr="00FA760A">
              <w:t>requiera</w:t>
            </w:r>
            <w:r w:rsidRPr="00FA760A">
              <w:t xml:space="preserve">. </w:t>
            </w:r>
            <w:r w:rsidR="008A0566" w:rsidRPr="00FA760A">
              <w:t>E</w:t>
            </w:r>
            <w:r w:rsidR="000114AE" w:rsidRPr="00FA760A">
              <w:t xml:space="preserve">xisten </w:t>
            </w:r>
            <w:r w:rsidR="00D61016" w:rsidRPr="00FA760A">
              <w:t>procedimientos</w:t>
            </w:r>
            <w:r w:rsidR="000114AE" w:rsidRPr="00FA760A">
              <w:t xml:space="preserve"> </w:t>
            </w:r>
            <w:r w:rsidR="00D61016" w:rsidRPr="00FA760A">
              <w:t>explícitos para</w:t>
            </w:r>
            <w:r w:rsidRPr="00FA760A">
              <w:t xml:space="preserve"> construir el pensamiento y el accionar de todos y cada uno de los individuos, recordando</w:t>
            </w:r>
            <w:r w:rsidR="00D61016" w:rsidRPr="00FA760A">
              <w:t xml:space="preserve"> </w:t>
            </w:r>
            <w:r w:rsidRPr="00FA760A">
              <w:t xml:space="preserve">que </w:t>
            </w:r>
            <w:r w:rsidR="00D61016" w:rsidRPr="00FA760A">
              <w:t>este</w:t>
            </w:r>
            <w:r w:rsidRPr="00FA760A">
              <w:t xml:space="preserve"> método es el que realmente guarda las acciones que se debe realizar y</w:t>
            </w:r>
            <w:r w:rsidR="00D61016" w:rsidRPr="00FA760A">
              <w:t xml:space="preserve"> el momento de ejecutarlas.</w:t>
            </w:r>
            <w:r w:rsidRPr="00FA760A">
              <w:t xml:space="preserve"> </w:t>
            </w:r>
          </w:p>
        </w:tc>
      </w:tr>
      <w:tr w:rsidR="00F26E80" w:rsidRPr="00FA760A" w14:paraId="1506AD17" w14:textId="77777777">
        <w:trPr>
          <w:trHeight w:val="420"/>
        </w:trPr>
        <w:tc>
          <w:tcPr>
            <w:tcW w:w="15702" w:type="dxa"/>
            <w:gridSpan w:val="2"/>
            <w:shd w:val="clear" w:color="auto" w:fill="auto"/>
            <w:tcMar>
              <w:top w:w="100" w:type="dxa"/>
              <w:left w:w="100" w:type="dxa"/>
              <w:bottom w:w="100" w:type="dxa"/>
              <w:right w:w="100" w:type="dxa"/>
            </w:tcMar>
          </w:tcPr>
          <w:p w14:paraId="00000304" w14:textId="434BB83C" w:rsidR="00F26E80" w:rsidRPr="00FA760A" w:rsidRDefault="00000000" w:rsidP="00A455DC">
            <w:pPr>
              <w:widowControl w:val="0"/>
              <w:rPr>
                <w:b/>
              </w:rPr>
            </w:pPr>
            <w:r w:rsidRPr="00FA760A">
              <w:rPr>
                <w:b/>
              </w:rPr>
              <w:lastRenderedPageBreak/>
              <w:t xml:space="preserve">Herramientas de </w:t>
            </w:r>
            <w:r w:rsidR="00D61016" w:rsidRPr="00FA760A">
              <w:rPr>
                <w:b/>
              </w:rPr>
              <w:t>m</w:t>
            </w:r>
            <w:r w:rsidRPr="00FA760A">
              <w:rPr>
                <w:b/>
              </w:rPr>
              <w:t>odelado</w:t>
            </w:r>
          </w:p>
          <w:p w14:paraId="00000305" w14:textId="3DF78F47" w:rsidR="00F26E80" w:rsidRPr="00FA760A" w:rsidRDefault="00000000" w:rsidP="00A455DC">
            <w:pPr>
              <w:jc w:val="both"/>
            </w:pPr>
            <w:r w:rsidRPr="00FA760A">
              <w:t>La cantidad de información que se produce diariamente en el mundo es realmente asombrosa, llegando al punto que hablar de un crecimiento exponencial, es poco. Por tal razón, se requieren formas que permita</w:t>
            </w:r>
            <w:r w:rsidR="00D61016" w:rsidRPr="00FA760A">
              <w:t>n</w:t>
            </w:r>
            <w:r w:rsidRPr="00FA760A">
              <w:t xml:space="preserve"> el manejo de </w:t>
            </w:r>
            <w:r w:rsidR="008A0566" w:rsidRPr="00FA760A">
              <w:t xml:space="preserve">la </w:t>
            </w:r>
            <w:r w:rsidRPr="00FA760A">
              <w:t xml:space="preserve">información, disponible y de especial importancia para las organizaciones, que, por ejemplo, </w:t>
            </w:r>
            <w:r w:rsidR="00695573" w:rsidRPr="00FA760A">
              <w:t>admiten</w:t>
            </w:r>
            <w:r w:rsidRPr="00FA760A">
              <w:t xml:space="preserve"> tomar decisiones que mejoren y faciliten la vida a sus usuarios. Todo lo anterior desemboca en la necesidad de aprovechar </w:t>
            </w:r>
            <w:r w:rsidR="00695573" w:rsidRPr="00FA760A">
              <w:t xml:space="preserve">el reporte, </w:t>
            </w:r>
            <w:r w:rsidRPr="00FA760A">
              <w:t>de la manera más adecuada, para lo cual se requiere modelar dichos datos en forma correcta. Las principales herramientas son:</w:t>
            </w:r>
          </w:p>
          <w:p w14:paraId="00000306" w14:textId="77777777" w:rsidR="00F26E80" w:rsidRPr="00FA760A" w:rsidRDefault="00F26E80" w:rsidP="00A455DC">
            <w:pPr>
              <w:pBdr>
                <w:top w:val="nil"/>
                <w:left w:val="nil"/>
                <w:bottom w:val="nil"/>
                <w:right w:val="nil"/>
                <w:between w:val="nil"/>
              </w:pBdr>
              <w:ind w:left="1224"/>
              <w:rPr>
                <w:color w:val="000000"/>
              </w:rPr>
            </w:pPr>
          </w:p>
          <w:p w14:paraId="00000307" w14:textId="0CB4DD48" w:rsidR="00F26E80" w:rsidRPr="00FA760A" w:rsidRDefault="00000000" w:rsidP="00A455DC">
            <w:pPr>
              <w:numPr>
                <w:ilvl w:val="0"/>
                <w:numId w:val="4"/>
              </w:numPr>
              <w:pBdr>
                <w:top w:val="nil"/>
                <w:left w:val="nil"/>
                <w:bottom w:val="nil"/>
                <w:right w:val="nil"/>
                <w:between w:val="nil"/>
              </w:pBdr>
              <w:ind w:left="321" w:hanging="321"/>
              <w:jc w:val="both"/>
            </w:pPr>
            <w:r w:rsidRPr="00FA760A">
              <w:rPr>
                <w:color w:val="000000"/>
              </w:rPr>
              <w:t xml:space="preserve">Erwin Data Modeler: El </w:t>
            </w:r>
            <w:r w:rsidR="00A455DC" w:rsidRPr="00FA760A">
              <w:rPr>
                <w:i/>
                <w:iCs/>
                <w:color w:val="000000"/>
              </w:rPr>
              <w:t>software</w:t>
            </w:r>
            <w:r w:rsidRPr="00FA760A">
              <w:rPr>
                <w:color w:val="000000"/>
              </w:rPr>
              <w:t xml:space="preserve"> de modelado de datos número 1 del mundo. Es una </w:t>
            </w:r>
            <w:r w:rsidR="00695573" w:rsidRPr="00FA760A">
              <w:rPr>
                <w:color w:val="000000"/>
              </w:rPr>
              <w:t xml:space="preserve">herramienta </w:t>
            </w:r>
            <w:r w:rsidRPr="00FA760A">
              <w:rPr>
                <w:color w:val="000000"/>
              </w:rPr>
              <w:t xml:space="preserve">galardonada </w:t>
            </w:r>
            <w:r w:rsidR="00695573" w:rsidRPr="00FA760A">
              <w:rPr>
                <w:color w:val="000000"/>
              </w:rPr>
              <w:t xml:space="preserve">y </w:t>
            </w:r>
            <w:r w:rsidRPr="00FA760A">
              <w:rPr>
                <w:color w:val="000000"/>
              </w:rPr>
              <w:t>utilizada para encontrar, visualizar, diseñar, desplegar y estandarizar activos de datos empresariales de alta calidad. reducen la complejidad, facilitando el diseño, el despliegue y la comprensión de las fuentes de</w:t>
            </w:r>
            <w:r w:rsidR="00695573" w:rsidRPr="00FA760A">
              <w:rPr>
                <w:color w:val="000000"/>
              </w:rPr>
              <w:t xml:space="preserve"> información</w:t>
            </w:r>
            <w:r w:rsidRPr="00FA760A">
              <w:rPr>
                <w:color w:val="000000"/>
              </w:rPr>
              <w:t xml:space="preserve"> para satisfacer las necesidades del negocio</w:t>
            </w:r>
            <w:r w:rsidR="00695573" w:rsidRPr="00FA760A">
              <w:rPr>
                <w:color w:val="000000"/>
              </w:rPr>
              <w:t>,</w:t>
            </w:r>
            <w:r w:rsidRPr="00FA760A">
              <w:rPr>
                <w:color w:val="000000"/>
              </w:rPr>
              <w:t xml:space="preserve"> </w:t>
            </w:r>
            <w:r w:rsidRPr="00FA760A">
              <w:rPr>
                <w:i/>
                <w:iCs/>
                <w:color w:val="000000"/>
              </w:rPr>
              <w:t>Apiumhub,</w:t>
            </w:r>
            <w:r w:rsidRPr="00FA760A">
              <w:rPr>
                <w:color w:val="000000"/>
              </w:rPr>
              <w:t xml:space="preserve"> </w:t>
            </w:r>
            <w:r w:rsidR="00695573" w:rsidRPr="00FA760A">
              <w:rPr>
                <w:color w:val="000000"/>
              </w:rPr>
              <w:t>(</w:t>
            </w:r>
            <w:r w:rsidRPr="00FA760A">
              <w:rPr>
                <w:color w:val="000000"/>
              </w:rPr>
              <w:t>2020)</w:t>
            </w:r>
            <w:r w:rsidR="00695573" w:rsidRPr="00FA760A">
              <w:rPr>
                <w:color w:val="000000"/>
              </w:rPr>
              <w:t>.</w:t>
            </w:r>
          </w:p>
          <w:p w14:paraId="00000308" w14:textId="02BAF895" w:rsidR="00F26E80" w:rsidRPr="00FA760A" w:rsidRDefault="00000000" w:rsidP="00A455DC">
            <w:pPr>
              <w:numPr>
                <w:ilvl w:val="0"/>
                <w:numId w:val="4"/>
              </w:numPr>
              <w:pBdr>
                <w:top w:val="nil"/>
                <w:left w:val="nil"/>
                <w:bottom w:val="nil"/>
                <w:right w:val="nil"/>
                <w:between w:val="nil"/>
              </w:pBdr>
              <w:ind w:left="321" w:hanging="321"/>
            </w:pPr>
            <w:r w:rsidRPr="00FA760A">
              <w:rPr>
                <w:color w:val="000000"/>
              </w:rPr>
              <w:t xml:space="preserve">Moon Modeler: Herramienta de modelado de datos para MongoDB, PostgreSQL, MySQL, MariaDB, SQLite y GraphQL. </w:t>
            </w:r>
            <w:r w:rsidR="00695573" w:rsidRPr="00FA760A">
              <w:rPr>
                <w:color w:val="000000"/>
              </w:rPr>
              <w:t xml:space="preserve">Diseñada para </w:t>
            </w:r>
            <w:r w:rsidRPr="00FA760A">
              <w:rPr>
                <w:color w:val="000000"/>
              </w:rPr>
              <w:t>dibujar diagramas ER</w:t>
            </w:r>
            <w:r w:rsidR="00695573" w:rsidRPr="00FA760A">
              <w:rPr>
                <w:color w:val="000000"/>
              </w:rPr>
              <w:t xml:space="preserve">, </w:t>
            </w:r>
            <w:r w:rsidRPr="00FA760A">
              <w:rPr>
                <w:i/>
                <w:iCs/>
                <w:color w:val="000000"/>
              </w:rPr>
              <w:t>Apiumhub,</w:t>
            </w:r>
            <w:r w:rsidRPr="00FA760A">
              <w:rPr>
                <w:color w:val="000000"/>
              </w:rPr>
              <w:t xml:space="preserve"> </w:t>
            </w:r>
            <w:r w:rsidR="00695573" w:rsidRPr="00FA760A">
              <w:rPr>
                <w:color w:val="000000"/>
              </w:rPr>
              <w:t>(</w:t>
            </w:r>
            <w:r w:rsidRPr="00FA760A">
              <w:rPr>
                <w:color w:val="000000"/>
              </w:rPr>
              <w:t>2020)</w:t>
            </w:r>
            <w:r w:rsidR="00695573" w:rsidRPr="00FA760A">
              <w:rPr>
                <w:color w:val="000000"/>
              </w:rPr>
              <w:t>.</w:t>
            </w:r>
          </w:p>
          <w:p w14:paraId="00000309" w14:textId="0E6339C6" w:rsidR="00F26E80" w:rsidRPr="00FA760A" w:rsidRDefault="00000000" w:rsidP="00A455DC">
            <w:pPr>
              <w:numPr>
                <w:ilvl w:val="0"/>
                <w:numId w:val="4"/>
              </w:numPr>
              <w:pBdr>
                <w:top w:val="nil"/>
                <w:left w:val="nil"/>
                <w:bottom w:val="nil"/>
                <w:right w:val="nil"/>
                <w:between w:val="nil"/>
              </w:pBdr>
              <w:ind w:left="321" w:hanging="321"/>
            </w:pPr>
            <w:r w:rsidRPr="00FA760A">
              <w:rPr>
                <w:color w:val="000000"/>
              </w:rPr>
              <w:t>Toad Data Modeler: Con est</w:t>
            </w:r>
            <w:r w:rsidR="00695573" w:rsidRPr="00FA760A">
              <w:rPr>
                <w:color w:val="000000"/>
              </w:rPr>
              <w:t>e</w:t>
            </w:r>
            <w:r w:rsidRPr="00FA760A">
              <w:rPr>
                <w:color w:val="000000"/>
              </w:rPr>
              <w:t xml:space="preserve"> </w:t>
            </w:r>
            <w:r w:rsidR="00695573" w:rsidRPr="00FA760A">
              <w:rPr>
                <w:color w:val="000000"/>
              </w:rPr>
              <w:t>instrumento</w:t>
            </w:r>
            <w:r w:rsidRPr="00FA760A">
              <w:rPr>
                <w:color w:val="000000"/>
              </w:rPr>
              <w:t xml:space="preserve"> podrá visualizar las estructuras de las bases de datos y </w:t>
            </w:r>
            <w:r w:rsidR="00695573" w:rsidRPr="00FA760A">
              <w:rPr>
                <w:color w:val="000000"/>
              </w:rPr>
              <w:t>comprenderlas</w:t>
            </w:r>
            <w:r w:rsidRPr="00FA760A">
              <w:rPr>
                <w:color w:val="000000"/>
              </w:rPr>
              <w:t xml:space="preserve"> mejor</w:t>
            </w:r>
            <w:r w:rsidR="00695573" w:rsidRPr="00FA760A">
              <w:rPr>
                <w:color w:val="000000"/>
              </w:rPr>
              <w:t>, al igual que</w:t>
            </w:r>
            <w:r w:rsidRPr="00FA760A">
              <w:rPr>
                <w:color w:val="000000"/>
              </w:rPr>
              <w:t xml:space="preserve"> las relaciones existentes; </w:t>
            </w:r>
            <w:r w:rsidR="0082102D" w:rsidRPr="00FA760A">
              <w:rPr>
                <w:color w:val="000000"/>
              </w:rPr>
              <w:t>también</w:t>
            </w:r>
            <w:r w:rsidR="00695573" w:rsidRPr="00FA760A">
              <w:rPr>
                <w:color w:val="000000"/>
              </w:rPr>
              <w:t xml:space="preserve"> </w:t>
            </w:r>
            <w:r w:rsidR="00BA185D" w:rsidRPr="00FA760A">
              <w:rPr>
                <w:color w:val="000000"/>
              </w:rPr>
              <w:t xml:space="preserve">instaura </w:t>
            </w:r>
            <w:r w:rsidRPr="00FA760A">
              <w:rPr>
                <w:color w:val="000000"/>
              </w:rPr>
              <w:t>modelos de datos lógicos y físicos de alta calidad,</w:t>
            </w:r>
            <w:r w:rsidR="00695573" w:rsidRPr="00FA760A">
              <w:rPr>
                <w:color w:val="000000"/>
              </w:rPr>
              <w:t xml:space="preserve"> se</w:t>
            </w:r>
            <w:r w:rsidRPr="00FA760A">
              <w:rPr>
                <w:color w:val="000000"/>
              </w:rPr>
              <w:t xml:space="preserve"> puede</w:t>
            </w:r>
            <w:r w:rsidR="00695573" w:rsidRPr="00FA760A">
              <w:rPr>
                <w:color w:val="000000"/>
              </w:rPr>
              <w:t>n</w:t>
            </w:r>
            <w:r w:rsidRPr="00FA760A">
              <w:rPr>
                <w:color w:val="000000"/>
              </w:rPr>
              <w:t xml:space="preserve"> conectar múltiples bases de datos de forma nativa y simultánea, incluyendo </w:t>
            </w:r>
            <w:r w:rsidRPr="00FA760A">
              <w:rPr>
                <w:i/>
                <w:iCs/>
                <w:color w:val="000000"/>
              </w:rPr>
              <w:t>Oracle, SAP, MySQL, SQL Server, PostgreSQL, DB2, Ingres y Microsoft Access</w:t>
            </w:r>
            <w:r w:rsidR="00695573" w:rsidRPr="00FA760A">
              <w:rPr>
                <w:color w:val="000000"/>
              </w:rPr>
              <w:t>,</w:t>
            </w:r>
            <w:r w:rsidRPr="00FA760A">
              <w:rPr>
                <w:color w:val="000000"/>
              </w:rPr>
              <w:t xml:space="preserve"> Apiumhub, </w:t>
            </w:r>
            <w:r w:rsidR="00695573" w:rsidRPr="00FA760A">
              <w:rPr>
                <w:color w:val="000000"/>
              </w:rPr>
              <w:t>(</w:t>
            </w:r>
            <w:r w:rsidRPr="00FA760A">
              <w:rPr>
                <w:color w:val="000000"/>
              </w:rPr>
              <w:t>2020)</w:t>
            </w:r>
            <w:r w:rsidR="00695573" w:rsidRPr="00FA760A">
              <w:rPr>
                <w:color w:val="000000"/>
              </w:rPr>
              <w:t>.</w:t>
            </w:r>
          </w:p>
          <w:p w14:paraId="0000030A" w14:textId="1199C30A" w:rsidR="00F26E80" w:rsidRPr="00FA760A" w:rsidRDefault="00000000" w:rsidP="00A455DC">
            <w:pPr>
              <w:numPr>
                <w:ilvl w:val="0"/>
                <w:numId w:val="4"/>
              </w:numPr>
              <w:pBdr>
                <w:top w:val="nil"/>
                <w:left w:val="nil"/>
                <w:bottom w:val="nil"/>
                <w:right w:val="nil"/>
                <w:between w:val="nil"/>
              </w:pBdr>
              <w:ind w:left="321" w:hanging="321"/>
            </w:pPr>
            <w:r w:rsidRPr="00FA760A">
              <w:rPr>
                <w:color w:val="000000"/>
              </w:rPr>
              <w:t xml:space="preserve">UML: fue creado en octubre de 1994, gracias a una reunión de entes mundiales que </w:t>
            </w:r>
            <w:r w:rsidR="00BA185D" w:rsidRPr="00FA760A">
              <w:rPr>
                <w:color w:val="000000"/>
              </w:rPr>
              <w:t>inventaron</w:t>
            </w:r>
            <w:r w:rsidRPr="00FA760A">
              <w:rPr>
                <w:color w:val="000000"/>
              </w:rPr>
              <w:t xml:space="preserve"> una estandarización que necesitaba del desarrollo de </w:t>
            </w:r>
            <w:r w:rsidR="00A455DC" w:rsidRPr="00FA760A">
              <w:rPr>
                <w:i/>
                <w:iCs/>
                <w:color w:val="000000"/>
              </w:rPr>
              <w:t>software</w:t>
            </w:r>
            <w:r w:rsidRPr="00FA760A">
              <w:rPr>
                <w:color w:val="000000"/>
              </w:rPr>
              <w:t>, está compuesto por una serie de diagramas:</w:t>
            </w:r>
          </w:p>
          <w:p w14:paraId="0000030B" w14:textId="5105C26A" w:rsidR="00F26E80" w:rsidRPr="00FA760A" w:rsidRDefault="00BA185D" w:rsidP="00A455DC">
            <w:pPr>
              <w:pBdr>
                <w:top w:val="nil"/>
                <w:left w:val="nil"/>
                <w:bottom w:val="nil"/>
                <w:right w:val="nil"/>
                <w:between w:val="nil"/>
              </w:pBdr>
              <w:ind w:left="604"/>
            </w:pPr>
            <w:r w:rsidRPr="00FA760A">
              <w:rPr>
                <w:color w:val="000000"/>
              </w:rPr>
              <w:t>Estructurales:</w:t>
            </w:r>
          </w:p>
          <w:p w14:paraId="0000030C" w14:textId="77777777" w:rsidR="00F26E80" w:rsidRPr="00FA760A" w:rsidRDefault="00000000" w:rsidP="00A455DC">
            <w:pPr>
              <w:numPr>
                <w:ilvl w:val="1"/>
                <w:numId w:val="20"/>
              </w:numPr>
              <w:pBdr>
                <w:top w:val="nil"/>
                <w:left w:val="nil"/>
                <w:bottom w:val="nil"/>
                <w:right w:val="nil"/>
                <w:between w:val="nil"/>
              </w:pBdr>
              <w:ind w:left="1029"/>
            </w:pPr>
            <w:r w:rsidRPr="00FA760A">
              <w:rPr>
                <w:color w:val="000000"/>
              </w:rPr>
              <w:t>Diagrama de clases</w:t>
            </w:r>
          </w:p>
          <w:p w14:paraId="0000030D" w14:textId="77777777" w:rsidR="00F26E80" w:rsidRPr="00FA760A" w:rsidRDefault="00000000" w:rsidP="00A455DC">
            <w:pPr>
              <w:numPr>
                <w:ilvl w:val="1"/>
                <w:numId w:val="20"/>
              </w:numPr>
              <w:pBdr>
                <w:top w:val="nil"/>
                <w:left w:val="nil"/>
                <w:bottom w:val="nil"/>
                <w:right w:val="nil"/>
                <w:between w:val="nil"/>
              </w:pBdr>
              <w:ind w:left="1029"/>
            </w:pPr>
            <w:r w:rsidRPr="00FA760A">
              <w:rPr>
                <w:color w:val="000000"/>
              </w:rPr>
              <w:t>Diagrama de componentes</w:t>
            </w:r>
          </w:p>
          <w:p w14:paraId="0000030E" w14:textId="77777777" w:rsidR="00F26E80" w:rsidRPr="00FA760A" w:rsidRDefault="00000000" w:rsidP="00A455DC">
            <w:pPr>
              <w:numPr>
                <w:ilvl w:val="1"/>
                <w:numId w:val="20"/>
              </w:numPr>
              <w:pBdr>
                <w:top w:val="nil"/>
                <w:left w:val="nil"/>
                <w:bottom w:val="nil"/>
                <w:right w:val="nil"/>
                <w:between w:val="nil"/>
              </w:pBdr>
              <w:ind w:left="1029"/>
            </w:pPr>
            <w:r w:rsidRPr="00FA760A">
              <w:rPr>
                <w:color w:val="000000"/>
              </w:rPr>
              <w:t>Diagrama de despliegue</w:t>
            </w:r>
          </w:p>
          <w:p w14:paraId="0000030F" w14:textId="77777777" w:rsidR="00F26E80" w:rsidRPr="00FA760A" w:rsidRDefault="00000000" w:rsidP="00A455DC">
            <w:pPr>
              <w:numPr>
                <w:ilvl w:val="1"/>
                <w:numId w:val="20"/>
              </w:numPr>
              <w:pBdr>
                <w:top w:val="nil"/>
                <w:left w:val="nil"/>
                <w:bottom w:val="nil"/>
                <w:right w:val="nil"/>
                <w:between w:val="nil"/>
              </w:pBdr>
              <w:ind w:left="1029"/>
            </w:pPr>
            <w:r w:rsidRPr="00FA760A">
              <w:rPr>
                <w:color w:val="000000"/>
              </w:rPr>
              <w:t>Diagrama de objetos</w:t>
            </w:r>
          </w:p>
          <w:p w14:paraId="00000310" w14:textId="77777777" w:rsidR="00F26E80" w:rsidRPr="00FA760A" w:rsidRDefault="00000000" w:rsidP="00A455DC">
            <w:pPr>
              <w:numPr>
                <w:ilvl w:val="1"/>
                <w:numId w:val="20"/>
              </w:numPr>
              <w:pBdr>
                <w:top w:val="nil"/>
                <w:left w:val="nil"/>
                <w:bottom w:val="nil"/>
                <w:right w:val="nil"/>
                <w:between w:val="nil"/>
              </w:pBdr>
              <w:ind w:left="1029"/>
            </w:pPr>
            <w:r w:rsidRPr="00FA760A">
              <w:rPr>
                <w:color w:val="000000"/>
              </w:rPr>
              <w:t>Diagrama de paquetes</w:t>
            </w:r>
          </w:p>
          <w:p w14:paraId="00000311" w14:textId="77777777" w:rsidR="00F26E80" w:rsidRPr="00FA760A" w:rsidRDefault="00000000" w:rsidP="00A455DC">
            <w:pPr>
              <w:numPr>
                <w:ilvl w:val="1"/>
                <w:numId w:val="20"/>
              </w:numPr>
              <w:pBdr>
                <w:top w:val="nil"/>
                <w:left w:val="nil"/>
                <w:bottom w:val="nil"/>
                <w:right w:val="nil"/>
                <w:between w:val="nil"/>
              </w:pBdr>
              <w:ind w:left="1029"/>
            </w:pPr>
            <w:r w:rsidRPr="00FA760A">
              <w:rPr>
                <w:color w:val="000000"/>
              </w:rPr>
              <w:t>Diagrama de perfiles</w:t>
            </w:r>
          </w:p>
          <w:p w14:paraId="00000312" w14:textId="77777777" w:rsidR="00F26E80" w:rsidRPr="00FA760A" w:rsidRDefault="00000000" w:rsidP="00A455DC">
            <w:pPr>
              <w:numPr>
                <w:ilvl w:val="1"/>
                <w:numId w:val="20"/>
              </w:numPr>
              <w:pBdr>
                <w:top w:val="nil"/>
                <w:left w:val="nil"/>
                <w:bottom w:val="nil"/>
                <w:right w:val="nil"/>
                <w:between w:val="nil"/>
              </w:pBdr>
              <w:ind w:left="1029"/>
            </w:pPr>
            <w:r w:rsidRPr="00FA760A">
              <w:rPr>
                <w:color w:val="000000"/>
              </w:rPr>
              <w:t>Diagrama de estructura compuesta</w:t>
            </w:r>
          </w:p>
          <w:p w14:paraId="00000313" w14:textId="77777777" w:rsidR="00F26E80" w:rsidRPr="00FA760A" w:rsidRDefault="00000000" w:rsidP="00A455DC">
            <w:pPr>
              <w:numPr>
                <w:ilvl w:val="0"/>
                <w:numId w:val="20"/>
              </w:numPr>
              <w:pBdr>
                <w:top w:val="nil"/>
                <w:left w:val="nil"/>
                <w:bottom w:val="nil"/>
                <w:right w:val="nil"/>
                <w:between w:val="nil"/>
              </w:pBdr>
              <w:ind w:left="604" w:hanging="244"/>
            </w:pPr>
            <w:r w:rsidRPr="00FA760A">
              <w:rPr>
                <w:color w:val="000000"/>
              </w:rPr>
              <w:t xml:space="preserve">Diagramas de comportamiento </w:t>
            </w:r>
          </w:p>
          <w:p w14:paraId="00000314" w14:textId="77777777" w:rsidR="00F26E80" w:rsidRPr="00FA760A" w:rsidRDefault="00000000" w:rsidP="00A455DC">
            <w:pPr>
              <w:numPr>
                <w:ilvl w:val="1"/>
                <w:numId w:val="20"/>
              </w:numPr>
              <w:pBdr>
                <w:top w:val="nil"/>
                <w:left w:val="nil"/>
                <w:bottom w:val="nil"/>
                <w:right w:val="nil"/>
                <w:between w:val="nil"/>
              </w:pBdr>
              <w:ind w:left="1029"/>
            </w:pPr>
            <w:r w:rsidRPr="00FA760A">
              <w:rPr>
                <w:color w:val="000000"/>
              </w:rPr>
              <w:t>Diagrama de actividades</w:t>
            </w:r>
          </w:p>
          <w:p w14:paraId="00000315" w14:textId="77777777" w:rsidR="00F26E80" w:rsidRPr="00FA760A" w:rsidRDefault="00000000" w:rsidP="00A455DC">
            <w:pPr>
              <w:numPr>
                <w:ilvl w:val="1"/>
                <w:numId w:val="20"/>
              </w:numPr>
              <w:pBdr>
                <w:top w:val="nil"/>
                <w:left w:val="nil"/>
                <w:bottom w:val="nil"/>
                <w:right w:val="nil"/>
                <w:between w:val="nil"/>
              </w:pBdr>
              <w:ind w:left="1029"/>
            </w:pPr>
            <w:r w:rsidRPr="00FA760A">
              <w:rPr>
                <w:color w:val="000000"/>
              </w:rPr>
              <w:t>Diagrama de casos de uso</w:t>
            </w:r>
          </w:p>
          <w:p w14:paraId="00000316" w14:textId="77777777" w:rsidR="00F26E80" w:rsidRPr="00FA760A" w:rsidRDefault="00000000" w:rsidP="00A455DC">
            <w:pPr>
              <w:numPr>
                <w:ilvl w:val="1"/>
                <w:numId w:val="20"/>
              </w:numPr>
              <w:pBdr>
                <w:top w:val="nil"/>
                <w:left w:val="nil"/>
                <w:bottom w:val="nil"/>
                <w:right w:val="nil"/>
                <w:between w:val="nil"/>
              </w:pBdr>
              <w:ind w:left="1029"/>
            </w:pPr>
            <w:r w:rsidRPr="00FA760A">
              <w:rPr>
                <w:color w:val="000000"/>
              </w:rPr>
              <w:t>Diagrama de máquina de estados</w:t>
            </w:r>
          </w:p>
          <w:p w14:paraId="00000317" w14:textId="77777777" w:rsidR="00F26E80" w:rsidRPr="00FA760A" w:rsidRDefault="00000000" w:rsidP="00A455DC">
            <w:pPr>
              <w:numPr>
                <w:ilvl w:val="0"/>
                <w:numId w:val="20"/>
              </w:numPr>
              <w:pBdr>
                <w:top w:val="nil"/>
                <w:left w:val="nil"/>
                <w:bottom w:val="nil"/>
                <w:right w:val="nil"/>
                <w:between w:val="nil"/>
              </w:pBdr>
              <w:ind w:left="604" w:hanging="244"/>
            </w:pPr>
            <w:r w:rsidRPr="00FA760A">
              <w:rPr>
                <w:color w:val="000000"/>
              </w:rPr>
              <w:t>Diagramas de interacción: Realmente son una subdivisión de los anteriores, compuestos por:</w:t>
            </w:r>
          </w:p>
          <w:p w14:paraId="00000318" w14:textId="65002F14" w:rsidR="00F26E80" w:rsidRPr="00FA760A" w:rsidRDefault="00BA185D" w:rsidP="00A455DC">
            <w:pPr>
              <w:numPr>
                <w:ilvl w:val="1"/>
                <w:numId w:val="20"/>
              </w:numPr>
              <w:pBdr>
                <w:top w:val="nil"/>
                <w:left w:val="nil"/>
                <w:bottom w:val="nil"/>
                <w:right w:val="nil"/>
                <w:between w:val="nil"/>
              </w:pBdr>
              <w:ind w:left="1029"/>
            </w:pPr>
            <w:r w:rsidRPr="00FA760A">
              <w:rPr>
                <w:color w:val="000000"/>
              </w:rPr>
              <w:t>De secuencia</w:t>
            </w:r>
          </w:p>
          <w:p w14:paraId="00000319" w14:textId="531AF28C" w:rsidR="00F26E80" w:rsidRPr="00FA760A" w:rsidRDefault="00BA185D" w:rsidP="00A455DC">
            <w:pPr>
              <w:numPr>
                <w:ilvl w:val="1"/>
                <w:numId w:val="20"/>
              </w:numPr>
              <w:pBdr>
                <w:top w:val="nil"/>
                <w:left w:val="nil"/>
                <w:bottom w:val="nil"/>
                <w:right w:val="nil"/>
                <w:between w:val="nil"/>
              </w:pBdr>
              <w:ind w:left="1029"/>
            </w:pPr>
            <w:r w:rsidRPr="00FA760A">
              <w:rPr>
                <w:color w:val="000000"/>
              </w:rPr>
              <w:t>De comunicación</w:t>
            </w:r>
          </w:p>
          <w:p w14:paraId="0000031A" w14:textId="780CE190" w:rsidR="00F26E80" w:rsidRPr="00FA760A" w:rsidRDefault="00BA185D" w:rsidP="00A455DC">
            <w:pPr>
              <w:numPr>
                <w:ilvl w:val="1"/>
                <w:numId w:val="20"/>
              </w:numPr>
              <w:pBdr>
                <w:top w:val="nil"/>
                <w:left w:val="nil"/>
                <w:bottom w:val="nil"/>
                <w:right w:val="nil"/>
                <w:between w:val="nil"/>
              </w:pBdr>
              <w:ind w:left="1029"/>
            </w:pPr>
            <w:r w:rsidRPr="00FA760A">
              <w:rPr>
                <w:color w:val="000000"/>
              </w:rPr>
              <w:t>De tiempos</w:t>
            </w:r>
          </w:p>
          <w:p w14:paraId="0000031B" w14:textId="77777777" w:rsidR="00F26E80" w:rsidRPr="00FA760A" w:rsidRDefault="00000000" w:rsidP="00A455DC">
            <w:pPr>
              <w:numPr>
                <w:ilvl w:val="1"/>
                <w:numId w:val="20"/>
              </w:numPr>
              <w:pBdr>
                <w:top w:val="nil"/>
                <w:left w:val="nil"/>
                <w:bottom w:val="nil"/>
                <w:right w:val="nil"/>
                <w:between w:val="nil"/>
              </w:pBdr>
              <w:spacing w:after="120"/>
              <w:ind w:left="1029"/>
              <w:rPr>
                <w:color w:val="999999"/>
              </w:rPr>
            </w:pPr>
            <w:r w:rsidRPr="00FA760A">
              <w:rPr>
                <w:color w:val="000000"/>
              </w:rPr>
              <w:t>Diagrama global de interacciones</w:t>
            </w:r>
          </w:p>
        </w:tc>
      </w:tr>
      <w:tr w:rsidR="00F26E80" w:rsidRPr="00FA760A" w14:paraId="3C2B1084" w14:textId="77777777">
        <w:trPr>
          <w:trHeight w:val="420"/>
        </w:trPr>
        <w:tc>
          <w:tcPr>
            <w:tcW w:w="15702" w:type="dxa"/>
            <w:gridSpan w:val="2"/>
            <w:shd w:val="clear" w:color="auto" w:fill="auto"/>
            <w:tcMar>
              <w:top w:w="100" w:type="dxa"/>
              <w:left w:w="100" w:type="dxa"/>
              <w:bottom w:w="100" w:type="dxa"/>
              <w:right w:w="100" w:type="dxa"/>
            </w:tcMar>
          </w:tcPr>
          <w:p w14:paraId="0000031D" w14:textId="2136477A" w:rsidR="00F26E80" w:rsidRPr="00FA760A" w:rsidRDefault="00000000" w:rsidP="00A455DC">
            <w:pPr>
              <w:widowControl w:val="0"/>
              <w:rPr>
                <w:b/>
                <w:color w:val="999999"/>
              </w:rPr>
            </w:pPr>
            <w:r w:rsidRPr="00FA760A">
              <w:rPr>
                <w:b/>
              </w:rPr>
              <w:t xml:space="preserve">Control de </w:t>
            </w:r>
            <w:r w:rsidR="00BA185D" w:rsidRPr="00FA760A">
              <w:rPr>
                <w:b/>
              </w:rPr>
              <w:t>v</w:t>
            </w:r>
            <w:r w:rsidRPr="00FA760A">
              <w:rPr>
                <w:b/>
              </w:rPr>
              <w:t>ersiones</w:t>
            </w:r>
            <w:r w:rsidRPr="00FA760A">
              <w:rPr>
                <w:b/>
                <w:color w:val="999999"/>
              </w:rPr>
              <w:t xml:space="preserve"> </w:t>
            </w:r>
          </w:p>
          <w:p w14:paraId="0000031E" w14:textId="5EE14151" w:rsidR="00F26E80" w:rsidRPr="00FA760A" w:rsidRDefault="00000000" w:rsidP="00A455DC">
            <w:pPr>
              <w:jc w:val="both"/>
            </w:pPr>
            <w:r w:rsidRPr="00FA760A">
              <w:t xml:space="preserve">Al igual que en la vida cotidiana, en los proyectos de desarrollo de </w:t>
            </w:r>
            <w:r w:rsidR="00A455DC" w:rsidRPr="00FA760A">
              <w:rPr>
                <w:i/>
                <w:iCs/>
              </w:rPr>
              <w:t>software</w:t>
            </w:r>
            <w:r w:rsidRPr="00FA760A">
              <w:t xml:space="preserve"> se busca la mejora continua, optimizar los productos</w:t>
            </w:r>
            <w:r w:rsidR="00BA185D" w:rsidRPr="00FA760A">
              <w:t>;</w:t>
            </w:r>
            <w:r w:rsidRPr="00FA760A">
              <w:t xml:space="preserve"> </w:t>
            </w:r>
            <w:r w:rsidR="00BA185D" w:rsidRPr="00FA760A">
              <w:t xml:space="preserve">lo anterior </w:t>
            </w:r>
            <w:r w:rsidRPr="00FA760A">
              <w:t xml:space="preserve">es una tarea cotidiana </w:t>
            </w:r>
            <w:r w:rsidR="00BA185D" w:rsidRPr="00FA760A">
              <w:t xml:space="preserve">y </w:t>
            </w:r>
            <w:r w:rsidRPr="00FA760A">
              <w:t xml:space="preserve">habitual. Esto aplica para el código </w:t>
            </w:r>
            <w:r w:rsidR="00BA185D" w:rsidRPr="00FA760A">
              <w:t>fuente, también</w:t>
            </w:r>
            <w:r w:rsidRPr="00FA760A">
              <w:t xml:space="preserve"> para los artefactos que se construyen en el ciclo de vida de </w:t>
            </w:r>
            <w:r w:rsidR="00BA185D" w:rsidRPr="00FA760A">
              <w:t xml:space="preserve">fabricación </w:t>
            </w:r>
            <w:r w:rsidRPr="00FA760A">
              <w:t>de</w:t>
            </w:r>
            <w:r w:rsidR="00BA185D" w:rsidRPr="00FA760A">
              <w:t>l</w:t>
            </w:r>
            <w:r w:rsidRPr="00FA760A">
              <w:t xml:space="preserve"> </w:t>
            </w:r>
            <w:r w:rsidR="008A0566" w:rsidRPr="00FA760A">
              <w:t>producto</w:t>
            </w:r>
            <w:r w:rsidRPr="00FA760A">
              <w:t>. En consecuencia, se requiere el llamado versionamiento o control de versiones, que consiste en identificar y controlar los cambios en tod</w:t>
            </w:r>
            <w:r w:rsidR="00BA185D" w:rsidRPr="00FA760A">
              <w:t>as</w:t>
            </w:r>
            <w:r w:rsidRPr="00FA760A">
              <w:t xml:space="preserve"> l</w:t>
            </w:r>
            <w:r w:rsidR="00BA185D" w:rsidRPr="00FA760A">
              <w:t>as partes</w:t>
            </w:r>
            <w:r w:rsidRPr="00FA760A">
              <w:t xml:space="preserve"> durante el </w:t>
            </w:r>
            <w:r w:rsidRPr="00FA760A">
              <w:lastRenderedPageBreak/>
              <w:t xml:space="preserve">ciclo de vida del </w:t>
            </w:r>
            <w:r w:rsidR="00A455DC" w:rsidRPr="00FA760A">
              <w:rPr>
                <w:i/>
                <w:iCs/>
              </w:rPr>
              <w:t>software</w:t>
            </w:r>
            <w:r w:rsidRPr="00FA760A">
              <w:t xml:space="preserve">, incluido el código fuente. La forma más común de realizar esta actividad es asignándoles tres números seguidos de puntos, por ejemplo A.B.C. Donde: </w:t>
            </w:r>
          </w:p>
          <w:p w14:paraId="0000031F" w14:textId="77777777" w:rsidR="00F26E80" w:rsidRPr="00FA760A" w:rsidRDefault="00F26E80" w:rsidP="00A455DC">
            <w:pPr>
              <w:pBdr>
                <w:top w:val="nil"/>
                <w:left w:val="nil"/>
                <w:bottom w:val="nil"/>
                <w:right w:val="nil"/>
                <w:between w:val="nil"/>
              </w:pBdr>
              <w:ind w:left="1224"/>
              <w:jc w:val="both"/>
              <w:rPr>
                <w:color w:val="000000"/>
              </w:rPr>
            </w:pPr>
          </w:p>
          <w:p w14:paraId="00000320" w14:textId="0293A309" w:rsidR="00F26E80" w:rsidRPr="00FA760A" w:rsidRDefault="00000000" w:rsidP="00A455DC">
            <w:pPr>
              <w:numPr>
                <w:ilvl w:val="0"/>
                <w:numId w:val="22"/>
              </w:numPr>
              <w:pBdr>
                <w:top w:val="nil"/>
                <w:left w:val="nil"/>
                <w:bottom w:val="nil"/>
                <w:right w:val="nil"/>
                <w:between w:val="nil"/>
              </w:pBdr>
              <w:ind w:left="179" w:hanging="218"/>
              <w:jc w:val="both"/>
            </w:pPr>
            <w:r w:rsidRPr="00FA760A">
              <w:rPr>
                <w:color w:val="000000"/>
              </w:rPr>
              <w:t xml:space="preserve">El primer número, ejemplarizado con la letra A, apunta a la versión mayor, es decir, la principal del </w:t>
            </w:r>
            <w:r w:rsidR="00A455DC" w:rsidRPr="00FA760A">
              <w:rPr>
                <w:i/>
                <w:iCs/>
                <w:color w:val="000000"/>
              </w:rPr>
              <w:t>software</w:t>
            </w:r>
            <w:r w:rsidRPr="00FA760A">
              <w:rPr>
                <w:color w:val="000000"/>
              </w:rPr>
              <w:t>. Por ejemplo: 1.0.0.</w:t>
            </w:r>
          </w:p>
          <w:p w14:paraId="00000321" w14:textId="74E2453E" w:rsidR="00F26E80" w:rsidRPr="00FA760A" w:rsidRDefault="00000000" w:rsidP="00A455DC">
            <w:pPr>
              <w:numPr>
                <w:ilvl w:val="0"/>
                <w:numId w:val="22"/>
              </w:numPr>
              <w:pBdr>
                <w:top w:val="nil"/>
                <w:left w:val="nil"/>
                <w:bottom w:val="nil"/>
                <w:right w:val="nil"/>
                <w:between w:val="nil"/>
              </w:pBdr>
              <w:ind w:left="179" w:hanging="218"/>
              <w:jc w:val="both"/>
            </w:pPr>
            <w:r w:rsidRPr="00FA760A">
              <w:rPr>
                <w:color w:val="000000"/>
              </w:rPr>
              <w:t>El segundo número,</w:t>
            </w:r>
            <w:r w:rsidR="00BA185D" w:rsidRPr="00FA760A">
              <w:rPr>
                <w:color w:val="000000"/>
              </w:rPr>
              <w:t xml:space="preserve"> simbolizado</w:t>
            </w:r>
            <w:r w:rsidRPr="00FA760A">
              <w:rPr>
                <w:color w:val="000000"/>
              </w:rPr>
              <w:t xml:space="preserve"> con la letra B,</w:t>
            </w:r>
            <w:r w:rsidR="00BA185D" w:rsidRPr="00FA760A">
              <w:rPr>
                <w:color w:val="000000"/>
              </w:rPr>
              <w:t xml:space="preserve"> perfila</w:t>
            </w:r>
            <w:r w:rsidRPr="00FA760A">
              <w:rPr>
                <w:color w:val="000000"/>
              </w:rPr>
              <w:t xml:space="preserve"> a la versión menor, es decir, que en esta existen nuevas funcionalidades del </w:t>
            </w:r>
            <w:r w:rsidR="00A455DC" w:rsidRPr="00FA760A">
              <w:rPr>
                <w:i/>
                <w:iCs/>
                <w:color w:val="000000"/>
              </w:rPr>
              <w:t>software</w:t>
            </w:r>
            <w:r w:rsidRPr="00FA760A">
              <w:rPr>
                <w:color w:val="000000"/>
              </w:rPr>
              <w:t>, puede ser que se construya un módulo nuevo. Por ejemplo: 1.1.0.</w:t>
            </w:r>
          </w:p>
          <w:p w14:paraId="00000322" w14:textId="28CBBDF7" w:rsidR="00F26E80" w:rsidRPr="00FA760A" w:rsidRDefault="00000000" w:rsidP="00A455DC">
            <w:pPr>
              <w:numPr>
                <w:ilvl w:val="0"/>
                <w:numId w:val="22"/>
              </w:numPr>
              <w:pBdr>
                <w:top w:val="nil"/>
                <w:left w:val="nil"/>
                <w:bottom w:val="nil"/>
                <w:right w:val="nil"/>
                <w:between w:val="nil"/>
              </w:pBdr>
              <w:ind w:left="179" w:hanging="218"/>
              <w:jc w:val="both"/>
            </w:pPr>
            <w:r w:rsidRPr="00FA760A">
              <w:rPr>
                <w:color w:val="000000"/>
              </w:rPr>
              <w:t xml:space="preserve">El tercer </w:t>
            </w:r>
            <w:r w:rsidR="0082102D" w:rsidRPr="00FA760A">
              <w:rPr>
                <w:color w:val="000000"/>
              </w:rPr>
              <w:t>número, representado</w:t>
            </w:r>
            <w:r w:rsidRPr="00FA760A">
              <w:rPr>
                <w:color w:val="000000"/>
              </w:rPr>
              <w:t xml:space="preserve"> con la letra C, </w:t>
            </w:r>
            <w:r w:rsidR="001E3936" w:rsidRPr="00FA760A">
              <w:rPr>
                <w:color w:val="000000"/>
              </w:rPr>
              <w:t>señala</w:t>
            </w:r>
            <w:r w:rsidRPr="00FA760A">
              <w:rPr>
                <w:color w:val="000000"/>
              </w:rPr>
              <w:t xml:space="preserve"> una revisión del código por algún error o fallo. Por ejemplo: 1.1.1.</w:t>
            </w:r>
          </w:p>
          <w:p w14:paraId="00000323" w14:textId="77777777" w:rsidR="00F26E80" w:rsidRPr="00FA760A" w:rsidRDefault="00F26E80" w:rsidP="00A455DC">
            <w:pPr>
              <w:pBdr>
                <w:top w:val="nil"/>
                <w:left w:val="nil"/>
                <w:bottom w:val="nil"/>
                <w:right w:val="nil"/>
                <w:between w:val="nil"/>
              </w:pBdr>
              <w:ind w:left="1224"/>
              <w:jc w:val="both"/>
              <w:rPr>
                <w:color w:val="000000"/>
              </w:rPr>
            </w:pPr>
          </w:p>
          <w:p w14:paraId="00000324" w14:textId="218FF1D7" w:rsidR="00F26E80" w:rsidRPr="00FA760A" w:rsidRDefault="00000000" w:rsidP="00A455DC">
            <w:pPr>
              <w:jc w:val="both"/>
            </w:pPr>
            <w:r w:rsidRPr="00FA760A">
              <w:t>En otras ocasiones, se</w:t>
            </w:r>
            <w:r w:rsidR="001E3936" w:rsidRPr="00FA760A">
              <w:t xml:space="preserve"> </w:t>
            </w:r>
            <w:r w:rsidRPr="00FA760A">
              <w:t xml:space="preserve">adicionan otros aspectos al versionamiento, </w:t>
            </w:r>
            <w:r w:rsidR="001E3936" w:rsidRPr="00FA760A">
              <w:t xml:space="preserve">puede ser </w:t>
            </w:r>
            <w:r w:rsidRPr="00FA760A">
              <w:t xml:space="preserve">por parche, </w:t>
            </w:r>
            <w:r w:rsidR="001E3936" w:rsidRPr="00FA760A">
              <w:t xml:space="preserve">lo que traduce a </w:t>
            </w:r>
            <w:r w:rsidRPr="00FA760A">
              <w:t>agrega</w:t>
            </w:r>
            <w:r w:rsidR="001E3936" w:rsidRPr="00FA760A">
              <w:t>r</w:t>
            </w:r>
            <w:r w:rsidRPr="00FA760A">
              <w:t xml:space="preserve"> un digito adicional, es decir: A.B.C.D., donde D es el número del parche, por ejemplo: 1.1.1.1.</w:t>
            </w:r>
          </w:p>
          <w:p w14:paraId="00000325" w14:textId="167FCFC0" w:rsidR="00F26E80" w:rsidRPr="00FA760A" w:rsidRDefault="00000000" w:rsidP="00A455DC">
            <w:pPr>
              <w:jc w:val="both"/>
              <w:rPr>
                <w:color w:val="999999"/>
              </w:rPr>
            </w:pPr>
            <w:r w:rsidRPr="00FA760A">
              <w:t>Finalmente, se utiliza la versión por fecha, que consiste en agregarle l</w:t>
            </w:r>
            <w:r w:rsidR="008A0566" w:rsidRPr="00FA760A">
              <w:t>os datos exactos</w:t>
            </w:r>
            <w:r w:rsidRPr="00FA760A">
              <w:t xml:space="preserve"> en que se libera la versión, en formato año, mes y día. Por ejemplo: 1.1.1.22830, donde 22 es el año 2022, 8 es el mes 8 (agosto) y 30 es el día, es decir, que esta versión fue liberada el 30 de agosto del año 2022</w:t>
            </w:r>
            <w:r w:rsidR="001E3936" w:rsidRPr="00FA760A">
              <w:t xml:space="preserve">, </w:t>
            </w:r>
            <w:r w:rsidRPr="00FA760A">
              <w:rPr>
                <w:i/>
                <w:iCs/>
              </w:rPr>
              <w:t>EDteam</w:t>
            </w:r>
            <w:r w:rsidRPr="00FA760A">
              <w:t xml:space="preserve">, </w:t>
            </w:r>
            <w:r w:rsidR="001E3936" w:rsidRPr="00FA760A">
              <w:t>(</w:t>
            </w:r>
            <w:r w:rsidRPr="00FA760A">
              <w:t>2017)</w:t>
            </w:r>
            <w:r w:rsidRPr="00FA760A">
              <w:rPr>
                <w:color w:val="999999"/>
              </w:rPr>
              <w:t xml:space="preserve"> </w:t>
            </w:r>
          </w:p>
        </w:tc>
      </w:tr>
    </w:tbl>
    <w:p w14:paraId="00000327" w14:textId="77777777" w:rsidR="00F26E80" w:rsidRPr="00FA760A" w:rsidRDefault="00F26E80" w:rsidP="00A455DC">
      <w:pPr>
        <w:pBdr>
          <w:top w:val="nil"/>
          <w:left w:val="nil"/>
          <w:bottom w:val="nil"/>
          <w:right w:val="nil"/>
          <w:between w:val="nil"/>
        </w:pBdr>
        <w:spacing w:line="240" w:lineRule="auto"/>
        <w:jc w:val="both"/>
        <w:rPr>
          <w:b/>
        </w:rPr>
      </w:pPr>
    </w:p>
    <w:p w14:paraId="00000328" w14:textId="77777777" w:rsidR="00F26E80" w:rsidRPr="00FA760A" w:rsidRDefault="00000000" w:rsidP="00A455DC">
      <w:pPr>
        <w:pBdr>
          <w:top w:val="nil"/>
          <w:left w:val="nil"/>
          <w:bottom w:val="nil"/>
          <w:right w:val="nil"/>
          <w:between w:val="nil"/>
        </w:pBdr>
        <w:spacing w:line="240" w:lineRule="auto"/>
        <w:jc w:val="both"/>
        <w:rPr>
          <w:b/>
        </w:rPr>
      </w:pPr>
      <w:r w:rsidRPr="00FA760A">
        <w:rPr>
          <w:b/>
        </w:rPr>
        <w:t>3.3 Stakeholders</w:t>
      </w:r>
    </w:p>
    <w:p w14:paraId="00000329" w14:textId="77777777" w:rsidR="00F26E80" w:rsidRPr="00FA760A" w:rsidRDefault="00F26E80" w:rsidP="00A455DC">
      <w:pPr>
        <w:pBdr>
          <w:top w:val="nil"/>
          <w:left w:val="nil"/>
          <w:bottom w:val="nil"/>
          <w:right w:val="nil"/>
          <w:between w:val="nil"/>
        </w:pBdr>
        <w:spacing w:line="240" w:lineRule="auto"/>
        <w:jc w:val="both"/>
        <w:rPr>
          <w:b/>
        </w:rPr>
      </w:pPr>
    </w:p>
    <w:tbl>
      <w:tblPr>
        <w:tblStyle w:val="afffffffe"/>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F26E80" w:rsidRPr="00FA760A" w14:paraId="5B256487" w14:textId="77777777">
        <w:trPr>
          <w:trHeight w:val="580"/>
        </w:trPr>
        <w:tc>
          <w:tcPr>
            <w:tcW w:w="1676" w:type="dxa"/>
            <w:shd w:val="clear" w:color="auto" w:fill="C9DAF8"/>
            <w:tcMar>
              <w:top w:w="100" w:type="dxa"/>
              <w:left w:w="100" w:type="dxa"/>
              <w:bottom w:w="100" w:type="dxa"/>
              <w:right w:w="100" w:type="dxa"/>
            </w:tcMar>
          </w:tcPr>
          <w:p w14:paraId="0000032A" w14:textId="77777777" w:rsidR="00F26E80" w:rsidRPr="00FA760A" w:rsidRDefault="00000000" w:rsidP="00A455DC">
            <w:pPr>
              <w:widowControl w:val="0"/>
              <w:pBdr>
                <w:top w:val="nil"/>
                <w:left w:val="nil"/>
                <w:bottom w:val="nil"/>
                <w:right w:val="nil"/>
                <w:between w:val="nil"/>
              </w:pBdr>
            </w:pPr>
            <w:r w:rsidRPr="00FA760A">
              <w:t>Tipo de recurso</w:t>
            </w:r>
          </w:p>
        </w:tc>
        <w:tc>
          <w:tcPr>
            <w:tcW w:w="14025" w:type="dxa"/>
            <w:shd w:val="clear" w:color="auto" w:fill="C9DAF8"/>
            <w:tcMar>
              <w:top w:w="100" w:type="dxa"/>
              <w:left w:w="100" w:type="dxa"/>
              <w:bottom w:w="100" w:type="dxa"/>
              <w:right w:w="100" w:type="dxa"/>
            </w:tcMar>
          </w:tcPr>
          <w:p w14:paraId="0000032B" w14:textId="77777777" w:rsidR="00F26E80" w:rsidRPr="00FA760A" w:rsidRDefault="00000000" w:rsidP="00A455DC">
            <w:pPr>
              <w:pStyle w:val="Ttulo"/>
              <w:jc w:val="center"/>
              <w:rPr>
                <w:sz w:val="22"/>
                <w:szCs w:val="22"/>
              </w:rPr>
            </w:pPr>
            <w:bookmarkStart w:id="19" w:name="_heading=h.lnxbz9" w:colFirst="0" w:colLast="0"/>
            <w:bookmarkEnd w:id="19"/>
            <w:r w:rsidRPr="00FA760A">
              <w:rPr>
                <w:sz w:val="22"/>
                <w:szCs w:val="22"/>
              </w:rPr>
              <w:t>Cajón de texto de color</w:t>
            </w:r>
          </w:p>
        </w:tc>
      </w:tr>
      <w:tr w:rsidR="00F26E80" w:rsidRPr="00FA760A" w14:paraId="448E814F" w14:textId="77777777">
        <w:trPr>
          <w:trHeight w:val="420"/>
        </w:trPr>
        <w:tc>
          <w:tcPr>
            <w:tcW w:w="15701" w:type="dxa"/>
            <w:gridSpan w:val="2"/>
            <w:shd w:val="clear" w:color="auto" w:fill="auto"/>
            <w:tcMar>
              <w:top w:w="100" w:type="dxa"/>
              <w:left w:w="100" w:type="dxa"/>
              <w:bottom w:w="100" w:type="dxa"/>
              <w:right w:w="100" w:type="dxa"/>
            </w:tcMar>
          </w:tcPr>
          <w:p w14:paraId="0000032C" w14:textId="2787457A" w:rsidR="00F26E80" w:rsidRPr="00FA760A" w:rsidRDefault="00000000" w:rsidP="00A455DC">
            <w:pPr>
              <w:jc w:val="both"/>
            </w:pPr>
            <w:r w:rsidRPr="00FA760A">
              <w:t>Este concepto data desde 1984, cuando el filósofo Robert Edward Freeman, lo definió como los grupos de interés en la</w:t>
            </w:r>
            <w:r w:rsidR="001E3936" w:rsidRPr="00FA760A">
              <w:t>s</w:t>
            </w:r>
            <w:r w:rsidRPr="00FA760A">
              <w:t xml:space="preserve"> empresa</w:t>
            </w:r>
            <w:r w:rsidR="001E3936" w:rsidRPr="00FA760A">
              <w:t>s</w:t>
            </w:r>
            <w:r w:rsidRPr="00FA760A">
              <w:t xml:space="preserve">, </w:t>
            </w:r>
            <w:r w:rsidR="001E3936" w:rsidRPr="00FA760A">
              <w:t xml:space="preserve">en otras palabras, son </w:t>
            </w:r>
            <w:r w:rsidRPr="00FA760A">
              <w:t xml:space="preserve"> persona</w:t>
            </w:r>
            <w:r w:rsidR="001E3936" w:rsidRPr="00FA760A">
              <w:t xml:space="preserve">s </w:t>
            </w:r>
            <w:r w:rsidRPr="00FA760A">
              <w:t>que de una u otra forma, hace</w:t>
            </w:r>
            <w:r w:rsidR="001E3936" w:rsidRPr="00FA760A">
              <w:t>n</w:t>
            </w:r>
            <w:r w:rsidRPr="00FA760A">
              <w:t xml:space="preserve"> parte de los procesos de las organizaciones; en términos de la ingeniería de requisitos, es </w:t>
            </w:r>
            <w:r w:rsidR="001E3936" w:rsidRPr="00FA760A">
              <w:t>un</w:t>
            </w:r>
            <w:r w:rsidRPr="00FA760A">
              <w:t xml:space="preserve"> individuo que será parte integral del </w:t>
            </w:r>
            <w:r w:rsidR="00A455DC" w:rsidRPr="00FA760A">
              <w:rPr>
                <w:i/>
                <w:iCs/>
              </w:rPr>
              <w:t>software</w:t>
            </w:r>
            <w:r w:rsidRPr="00FA760A">
              <w:t xml:space="preserve"> que</w:t>
            </w:r>
            <w:r w:rsidR="001E3936" w:rsidRPr="00FA760A">
              <w:t xml:space="preserve"> se planea</w:t>
            </w:r>
            <w:r w:rsidRPr="00FA760A">
              <w:t xml:space="preserve"> construir. Existen dos categorías principales de </w:t>
            </w:r>
            <w:r w:rsidRPr="00FA760A">
              <w:rPr>
                <w:i/>
                <w:iCs/>
              </w:rPr>
              <w:t>Stakeholders</w:t>
            </w:r>
            <w:r w:rsidRPr="00FA760A">
              <w:t>:</w:t>
            </w:r>
          </w:p>
          <w:p w14:paraId="0000032D" w14:textId="4AB194C5" w:rsidR="00F26E80" w:rsidRPr="00FA760A" w:rsidRDefault="00000000" w:rsidP="00A455DC">
            <w:pPr>
              <w:numPr>
                <w:ilvl w:val="0"/>
                <w:numId w:val="6"/>
              </w:numPr>
              <w:pBdr>
                <w:top w:val="nil"/>
                <w:left w:val="nil"/>
                <w:bottom w:val="nil"/>
                <w:right w:val="nil"/>
                <w:between w:val="nil"/>
              </w:pBdr>
              <w:ind w:left="179" w:hanging="218"/>
              <w:jc w:val="both"/>
            </w:pPr>
            <w:r w:rsidRPr="00FA760A">
              <w:rPr>
                <w:color w:val="000000"/>
              </w:rPr>
              <w:t xml:space="preserve">Primarios: Se trata de </w:t>
            </w:r>
            <w:r w:rsidR="001E3936" w:rsidRPr="00FA760A">
              <w:rPr>
                <w:color w:val="000000"/>
              </w:rPr>
              <w:t xml:space="preserve">sujetos </w:t>
            </w:r>
            <w:r w:rsidRPr="00FA760A">
              <w:rPr>
                <w:color w:val="000000"/>
              </w:rPr>
              <w:t xml:space="preserve">con el rotulo de imprescindibles para el normal funcionamiento de la empresa, específicamente en el ámbito económico como los accionistas, dueños, clientes, trabajadores. </w:t>
            </w:r>
          </w:p>
          <w:p w14:paraId="0000032E" w14:textId="3FA6519D" w:rsidR="00F26E80" w:rsidRPr="00FA760A" w:rsidRDefault="00000000" w:rsidP="00A455DC">
            <w:pPr>
              <w:numPr>
                <w:ilvl w:val="0"/>
                <w:numId w:val="6"/>
              </w:numPr>
              <w:pBdr>
                <w:top w:val="nil"/>
                <w:left w:val="nil"/>
                <w:bottom w:val="nil"/>
                <w:right w:val="nil"/>
                <w:between w:val="nil"/>
              </w:pBdr>
              <w:ind w:left="179" w:hanging="218"/>
              <w:jc w:val="both"/>
            </w:pPr>
            <w:r w:rsidRPr="00FA760A">
              <w:rPr>
                <w:color w:val="000000"/>
              </w:rPr>
              <w:t xml:space="preserve">Secundarios: </w:t>
            </w:r>
            <w:r w:rsidR="001E3936" w:rsidRPr="00FA760A">
              <w:rPr>
                <w:color w:val="000000"/>
              </w:rPr>
              <w:t xml:space="preserve">No tienen </w:t>
            </w:r>
            <w:r w:rsidRPr="00FA760A">
              <w:rPr>
                <w:color w:val="000000"/>
              </w:rPr>
              <w:t>nada tienen que ver con la organización, pero que de una u otra forma, se ven afectados o beneficiados</w:t>
            </w:r>
            <w:r w:rsidR="00CB3360" w:rsidRPr="00FA760A">
              <w:rPr>
                <w:color w:val="000000"/>
              </w:rPr>
              <w:t xml:space="preserve">, </w:t>
            </w:r>
            <w:r w:rsidR="00F22FED" w:rsidRPr="00FA760A">
              <w:rPr>
                <w:color w:val="000000"/>
              </w:rPr>
              <w:t xml:space="preserve">aplica para </w:t>
            </w:r>
            <w:r w:rsidR="00CB3360" w:rsidRPr="00FA760A">
              <w:rPr>
                <w:color w:val="000000"/>
              </w:rPr>
              <w:t xml:space="preserve">la </w:t>
            </w:r>
            <w:r w:rsidRPr="00FA760A">
              <w:rPr>
                <w:color w:val="000000"/>
              </w:rPr>
              <w:t>competencia, sindicatos, partidos políticos y en general toda la comunidad.</w:t>
            </w:r>
          </w:p>
          <w:p w14:paraId="0000032F" w14:textId="77777777" w:rsidR="00F26E80" w:rsidRPr="00FA760A" w:rsidRDefault="00F26E80" w:rsidP="00A455DC">
            <w:pPr>
              <w:widowControl w:val="0"/>
              <w:pBdr>
                <w:top w:val="nil"/>
                <w:left w:val="nil"/>
                <w:bottom w:val="nil"/>
                <w:right w:val="nil"/>
                <w:between w:val="nil"/>
              </w:pBdr>
              <w:jc w:val="center"/>
            </w:pPr>
          </w:p>
          <w:p w14:paraId="00000330" w14:textId="77777777" w:rsidR="00F26E80" w:rsidRPr="00FA760A" w:rsidRDefault="00000000" w:rsidP="00A455DC">
            <w:pPr>
              <w:widowControl w:val="0"/>
              <w:pBdr>
                <w:top w:val="nil"/>
                <w:left w:val="nil"/>
                <w:bottom w:val="nil"/>
                <w:right w:val="nil"/>
                <w:between w:val="nil"/>
              </w:pBdr>
              <w:jc w:val="center"/>
              <w:rPr>
                <w:color w:val="B7B7B7"/>
              </w:rPr>
            </w:pPr>
            <w:r w:rsidRPr="00FA760A">
              <w:rPr>
                <w:noProof/>
              </w:rPr>
              <w:lastRenderedPageBreak/>
              <w:drawing>
                <wp:inline distT="0" distB="0" distL="0" distR="0" wp14:anchorId="2AD6B59E" wp14:editId="0A023D14">
                  <wp:extent cx="1681142" cy="1911887"/>
                  <wp:effectExtent l="0" t="0" r="0" b="0"/>
                  <wp:docPr id="450" name="image1.jpg" descr="Icono de línea de vectores de partes interesadas"/>
                  <wp:cNvGraphicFramePr/>
                  <a:graphic xmlns:a="http://schemas.openxmlformats.org/drawingml/2006/main">
                    <a:graphicData uri="http://schemas.openxmlformats.org/drawingml/2006/picture">
                      <pic:pic xmlns:pic="http://schemas.openxmlformats.org/drawingml/2006/picture">
                        <pic:nvPicPr>
                          <pic:cNvPr id="0" name="image1.jpg" descr="Icono de línea de vectores de partes interesadas"/>
                          <pic:cNvPicPr preferRelativeResize="0"/>
                        </pic:nvPicPr>
                        <pic:blipFill>
                          <a:blip r:embed="rId100"/>
                          <a:srcRect l="17399" t="13549" r="19859" b="20966"/>
                          <a:stretch>
                            <a:fillRect/>
                          </a:stretch>
                        </pic:blipFill>
                        <pic:spPr>
                          <a:xfrm>
                            <a:off x="0" y="0"/>
                            <a:ext cx="1681142" cy="1911887"/>
                          </a:xfrm>
                          <a:prstGeom prst="rect">
                            <a:avLst/>
                          </a:prstGeom>
                          <a:ln/>
                        </pic:spPr>
                      </pic:pic>
                    </a:graphicData>
                  </a:graphic>
                </wp:inline>
              </w:drawing>
            </w:r>
          </w:p>
          <w:p w14:paraId="00000331" w14:textId="77777777" w:rsidR="00F26E80" w:rsidRPr="00FA760A" w:rsidRDefault="00000000" w:rsidP="00A455DC">
            <w:pPr>
              <w:jc w:val="center"/>
              <w:rPr>
                <w:color w:val="BFBFBF"/>
              </w:rPr>
            </w:pPr>
            <w:r w:rsidRPr="00FA760A">
              <w:t xml:space="preserve">Imagen de referencia </w:t>
            </w:r>
          </w:p>
          <w:p w14:paraId="00000332" w14:textId="77777777" w:rsidR="00F26E80" w:rsidRPr="00FA760A" w:rsidRDefault="00000000" w:rsidP="00A455DC">
            <w:pPr>
              <w:widowControl w:val="0"/>
              <w:pBdr>
                <w:top w:val="nil"/>
                <w:left w:val="nil"/>
                <w:bottom w:val="nil"/>
                <w:right w:val="nil"/>
                <w:between w:val="nil"/>
              </w:pBdr>
              <w:jc w:val="center"/>
            </w:pPr>
            <w:hyperlink r:id="rId101">
              <w:r w:rsidRPr="00FA760A">
                <w:rPr>
                  <w:color w:val="0000FF"/>
                  <w:u w:val="single"/>
                </w:rPr>
                <w:t>https://image.shutterstock.com/image-vector/stakeholder-vector-line-icon-600w-596464301.jpg</w:t>
              </w:r>
            </w:hyperlink>
          </w:p>
          <w:p w14:paraId="00000333" w14:textId="77777777" w:rsidR="00F26E80" w:rsidRPr="00FA760A" w:rsidRDefault="00000000" w:rsidP="00A455DC">
            <w:pPr>
              <w:widowControl w:val="0"/>
              <w:pBdr>
                <w:top w:val="nil"/>
                <w:left w:val="nil"/>
                <w:bottom w:val="nil"/>
                <w:right w:val="nil"/>
                <w:between w:val="nil"/>
              </w:pBdr>
              <w:jc w:val="center"/>
            </w:pPr>
            <w:r w:rsidRPr="00FA760A">
              <w:t>228130_i46</w:t>
            </w:r>
          </w:p>
          <w:p w14:paraId="00000334" w14:textId="77777777" w:rsidR="00F26E80" w:rsidRPr="00FA760A" w:rsidRDefault="00F26E80" w:rsidP="00A455DC">
            <w:pPr>
              <w:jc w:val="both"/>
            </w:pPr>
          </w:p>
          <w:p w14:paraId="00000335" w14:textId="77777777" w:rsidR="00F26E80" w:rsidRPr="00FA760A" w:rsidRDefault="00000000" w:rsidP="00A455DC">
            <w:pPr>
              <w:jc w:val="both"/>
            </w:pPr>
            <w:r w:rsidRPr="00FA760A">
              <w:t xml:space="preserve">¿La pregunta que surge es, como se identifican los Stakeholders? </w:t>
            </w:r>
          </w:p>
          <w:p w14:paraId="00000336" w14:textId="1AECC02F" w:rsidR="00F26E80" w:rsidRPr="00FA760A" w:rsidRDefault="00F22FED" w:rsidP="00A455DC">
            <w:pPr>
              <w:numPr>
                <w:ilvl w:val="0"/>
                <w:numId w:val="7"/>
              </w:numPr>
              <w:pBdr>
                <w:top w:val="nil"/>
                <w:left w:val="nil"/>
                <w:bottom w:val="nil"/>
                <w:right w:val="nil"/>
                <w:between w:val="nil"/>
              </w:pBdr>
              <w:ind w:left="321" w:hanging="284"/>
              <w:jc w:val="both"/>
            </w:pPr>
            <w:r w:rsidRPr="00FA760A">
              <w:rPr>
                <w:color w:val="000000"/>
              </w:rPr>
              <w:t xml:space="preserve">El primer paso es </w:t>
            </w:r>
            <w:r w:rsidR="00CB3360" w:rsidRPr="00FA760A">
              <w:rPr>
                <w:color w:val="000000"/>
              </w:rPr>
              <w:t>reconocer</w:t>
            </w:r>
            <w:r w:rsidRPr="00FA760A">
              <w:rPr>
                <w:color w:val="000000"/>
              </w:rPr>
              <w:t xml:space="preserve"> a los interesados en el proyecto, bien sean actores internos o externos a la empresa.</w:t>
            </w:r>
          </w:p>
          <w:p w14:paraId="00000337" w14:textId="502E6EB4" w:rsidR="00F26E80" w:rsidRPr="00FA760A" w:rsidRDefault="00000000" w:rsidP="00A455DC">
            <w:pPr>
              <w:numPr>
                <w:ilvl w:val="0"/>
                <w:numId w:val="7"/>
              </w:numPr>
              <w:pBdr>
                <w:top w:val="nil"/>
                <w:left w:val="nil"/>
                <w:bottom w:val="nil"/>
                <w:right w:val="nil"/>
                <w:between w:val="nil"/>
              </w:pBdr>
              <w:ind w:left="321" w:hanging="284"/>
              <w:jc w:val="both"/>
            </w:pPr>
            <w:r w:rsidRPr="00FA760A">
              <w:rPr>
                <w:color w:val="000000"/>
              </w:rPr>
              <w:t xml:space="preserve">Seguidamente establecer </w:t>
            </w:r>
            <w:r w:rsidR="00F22FED" w:rsidRPr="00FA760A">
              <w:rPr>
                <w:color w:val="000000"/>
              </w:rPr>
              <w:t xml:space="preserve">de manera clara </w:t>
            </w:r>
            <w:r w:rsidRPr="00FA760A">
              <w:rPr>
                <w:color w:val="000000"/>
              </w:rPr>
              <w:t xml:space="preserve">los intereses de </w:t>
            </w:r>
            <w:r w:rsidR="00F22FED" w:rsidRPr="00FA760A">
              <w:rPr>
                <w:color w:val="000000"/>
              </w:rPr>
              <w:t>la organización</w:t>
            </w:r>
            <w:r w:rsidRPr="00FA760A">
              <w:rPr>
                <w:color w:val="000000"/>
              </w:rPr>
              <w:t>, en cuanto al proyecto planteado.</w:t>
            </w:r>
          </w:p>
          <w:p w14:paraId="00000338" w14:textId="74182D3E" w:rsidR="00F26E80" w:rsidRPr="00FA760A" w:rsidRDefault="0082102D" w:rsidP="00A455DC">
            <w:pPr>
              <w:numPr>
                <w:ilvl w:val="0"/>
                <w:numId w:val="7"/>
              </w:numPr>
              <w:pBdr>
                <w:top w:val="nil"/>
                <w:left w:val="nil"/>
                <w:bottom w:val="nil"/>
                <w:right w:val="nil"/>
                <w:between w:val="nil"/>
              </w:pBdr>
              <w:ind w:left="321" w:hanging="284"/>
              <w:jc w:val="both"/>
            </w:pPr>
            <w:r w:rsidRPr="00FA760A">
              <w:rPr>
                <w:color w:val="000000"/>
              </w:rPr>
              <w:t>Posteriormente</w:t>
            </w:r>
            <w:r w:rsidR="00F22FED" w:rsidRPr="00FA760A">
              <w:rPr>
                <w:color w:val="000000"/>
              </w:rPr>
              <w:t xml:space="preserve"> se fija el interés de cada uno de los Stakeholders </w:t>
            </w:r>
            <w:r w:rsidR="00CB3360" w:rsidRPr="00FA760A">
              <w:rPr>
                <w:color w:val="000000"/>
              </w:rPr>
              <w:t>equiparando</w:t>
            </w:r>
            <w:r w:rsidR="00F22FED" w:rsidRPr="00FA760A">
              <w:rPr>
                <w:color w:val="000000"/>
              </w:rPr>
              <w:t xml:space="preserve"> el primer paso, con relación a lo planteado por la entidad, definiendo la influencia, peso específico y preponderancia. </w:t>
            </w:r>
          </w:p>
          <w:p w14:paraId="00000339" w14:textId="56FF0AB5" w:rsidR="00F26E80" w:rsidRPr="00FA760A" w:rsidRDefault="00F22FED" w:rsidP="00A455DC">
            <w:pPr>
              <w:numPr>
                <w:ilvl w:val="0"/>
                <w:numId w:val="7"/>
              </w:numPr>
              <w:pBdr>
                <w:top w:val="nil"/>
                <w:left w:val="nil"/>
                <w:bottom w:val="nil"/>
                <w:right w:val="nil"/>
                <w:between w:val="nil"/>
              </w:pBdr>
              <w:ind w:left="321" w:hanging="284"/>
              <w:jc w:val="both"/>
            </w:pPr>
            <w:r w:rsidRPr="00FA760A">
              <w:rPr>
                <w:color w:val="000000"/>
              </w:rPr>
              <w:t>Para finalizar se clasifican por niveles.</w:t>
            </w:r>
          </w:p>
          <w:p w14:paraId="0000033A" w14:textId="77777777" w:rsidR="00F26E80" w:rsidRPr="00FA760A" w:rsidRDefault="00F26E80" w:rsidP="00A455DC">
            <w:pPr>
              <w:jc w:val="both"/>
            </w:pPr>
          </w:p>
          <w:p w14:paraId="0000033B" w14:textId="7740DDC8" w:rsidR="00F26E80" w:rsidRPr="00FA760A" w:rsidRDefault="00000000" w:rsidP="00A455DC">
            <w:pPr>
              <w:jc w:val="both"/>
              <w:rPr>
                <w:color w:val="B7B7B7"/>
              </w:rPr>
            </w:pPr>
            <w:r w:rsidRPr="00FA760A">
              <w:t xml:space="preserve">La traducción literal al español de </w:t>
            </w:r>
            <w:r w:rsidRPr="00FA760A">
              <w:rPr>
                <w:i/>
                <w:iCs/>
              </w:rPr>
              <w:t>Stakeholders</w:t>
            </w:r>
            <w:r w:rsidRPr="00FA760A">
              <w:t xml:space="preserve"> es inexacta, </w:t>
            </w:r>
            <w:r w:rsidR="00F22FED" w:rsidRPr="00FA760A">
              <w:t xml:space="preserve">debido a </w:t>
            </w:r>
            <w:r w:rsidRPr="00FA760A">
              <w:t xml:space="preserve">que varía </w:t>
            </w:r>
            <w:r w:rsidR="00F22FED" w:rsidRPr="00FA760A">
              <w:t>la</w:t>
            </w:r>
            <w:r w:rsidRPr="00FA760A">
              <w:t xml:space="preserve"> interpretación dependiendo del área del</w:t>
            </w:r>
            <w:r w:rsidR="00F22FED" w:rsidRPr="00FA760A">
              <w:t xml:space="preserve"> estudio o </w:t>
            </w:r>
            <w:r w:rsidRPr="00FA760A">
              <w:t>contexto, puede ser un interesado, pero también puede ser un afectado por el proyecto.</w:t>
            </w:r>
          </w:p>
        </w:tc>
      </w:tr>
    </w:tbl>
    <w:p w14:paraId="0000033D" w14:textId="77777777" w:rsidR="00F26E80" w:rsidRPr="00FA760A" w:rsidRDefault="00F26E80" w:rsidP="00A455DC">
      <w:pPr>
        <w:pBdr>
          <w:top w:val="nil"/>
          <w:left w:val="nil"/>
          <w:bottom w:val="nil"/>
          <w:right w:val="nil"/>
          <w:between w:val="nil"/>
        </w:pBdr>
        <w:spacing w:line="240" w:lineRule="auto"/>
        <w:jc w:val="both"/>
        <w:rPr>
          <w:b/>
        </w:rPr>
      </w:pPr>
    </w:p>
    <w:p w14:paraId="0000033E" w14:textId="77777777" w:rsidR="00F26E80" w:rsidRPr="00FA760A" w:rsidRDefault="00F26E80" w:rsidP="00A455DC">
      <w:pPr>
        <w:pBdr>
          <w:top w:val="nil"/>
          <w:left w:val="nil"/>
          <w:bottom w:val="nil"/>
          <w:right w:val="nil"/>
          <w:between w:val="nil"/>
        </w:pBdr>
        <w:spacing w:line="240" w:lineRule="auto"/>
        <w:jc w:val="both"/>
        <w:rPr>
          <w:b/>
        </w:rPr>
      </w:pPr>
    </w:p>
    <w:tbl>
      <w:tblPr>
        <w:tblStyle w:val="affffffff"/>
        <w:tblW w:w="156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3570"/>
      </w:tblGrid>
      <w:tr w:rsidR="00F26E80" w:rsidRPr="00FA760A" w14:paraId="2A038D9D" w14:textId="77777777">
        <w:tc>
          <w:tcPr>
            <w:tcW w:w="2122" w:type="dxa"/>
            <w:shd w:val="clear" w:color="auto" w:fill="C6D9F1"/>
          </w:tcPr>
          <w:p w14:paraId="0000033F" w14:textId="77777777" w:rsidR="00F26E80" w:rsidRPr="00FA760A" w:rsidRDefault="00000000" w:rsidP="00A455DC">
            <w:pPr>
              <w:jc w:val="center"/>
              <w:rPr>
                <w:b/>
              </w:rPr>
            </w:pPr>
            <w:r w:rsidRPr="00FA760A">
              <w:rPr>
                <w:b/>
              </w:rPr>
              <w:t>Tipo de recurso</w:t>
            </w:r>
          </w:p>
        </w:tc>
        <w:tc>
          <w:tcPr>
            <w:tcW w:w="13570" w:type="dxa"/>
            <w:shd w:val="clear" w:color="auto" w:fill="C6D9F1"/>
          </w:tcPr>
          <w:p w14:paraId="00000340" w14:textId="77777777" w:rsidR="00F26E80" w:rsidRPr="00FA760A" w:rsidRDefault="00000000" w:rsidP="00A455DC">
            <w:pPr>
              <w:jc w:val="center"/>
            </w:pPr>
            <w:r w:rsidRPr="00FA760A">
              <w:t>Síntesis</w:t>
            </w:r>
          </w:p>
        </w:tc>
      </w:tr>
      <w:tr w:rsidR="00F26E80" w:rsidRPr="00FA760A" w14:paraId="655C98AC" w14:textId="77777777">
        <w:tc>
          <w:tcPr>
            <w:tcW w:w="15692" w:type="dxa"/>
            <w:gridSpan w:val="2"/>
          </w:tcPr>
          <w:p w14:paraId="00000341" w14:textId="77777777" w:rsidR="00F26E80" w:rsidRPr="00FA760A" w:rsidRDefault="00F26E80" w:rsidP="00A455DC">
            <w:pPr>
              <w:rPr>
                <w:color w:val="BFBFBF"/>
              </w:rPr>
            </w:pPr>
          </w:p>
          <w:p w14:paraId="00000342" w14:textId="77777777" w:rsidR="00F26E80" w:rsidRPr="00FA760A" w:rsidRDefault="00000000" w:rsidP="00A455DC">
            <w:r w:rsidRPr="00FA760A">
              <w:t>Tecnólogo en implementación y gestión de bases de datos</w:t>
            </w:r>
          </w:p>
          <w:p w14:paraId="00000343" w14:textId="77777777" w:rsidR="00F26E80" w:rsidRPr="00FA760A" w:rsidRDefault="00F26E80" w:rsidP="00A455DC">
            <w:pPr>
              <w:rPr>
                <w:color w:val="BFBFBF"/>
              </w:rPr>
            </w:pPr>
          </w:p>
          <w:p w14:paraId="00000344" w14:textId="0E893234" w:rsidR="00F26E80" w:rsidRPr="00FA760A" w:rsidRDefault="00000000" w:rsidP="00A455DC">
            <w:r w:rsidRPr="00FA760A">
              <w:t xml:space="preserve">Síntesis: </w:t>
            </w:r>
            <w:r w:rsidR="00F22FED" w:rsidRPr="00FA760A">
              <w:t>c</w:t>
            </w:r>
            <w:r w:rsidRPr="00FA760A">
              <w:t>onstrucción del informe de requisitos</w:t>
            </w:r>
          </w:p>
        </w:tc>
      </w:tr>
      <w:tr w:rsidR="00F26E80" w:rsidRPr="00FA760A" w14:paraId="2C59FA1E" w14:textId="77777777">
        <w:tc>
          <w:tcPr>
            <w:tcW w:w="2122" w:type="dxa"/>
            <w:shd w:val="clear" w:color="auto" w:fill="C6D9F1"/>
          </w:tcPr>
          <w:p w14:paraId="00000346" w14:textId="77777777" w:rsidR="00F26E80" w:rsidRPr="00FA760A" w:rsidRDefault="00000000" w:rsidP="00A455DC">
            <w:pPr>
              <w:rPr>
                <w:b/>
              </w:rPr>
            </w:pPr>
            <w:r w:rsidRPr="00FA760A">
              <w:rPr>
                <w:b/>
              </w:rPr>
              <w:t>Introducción</w:t>
            </w:r>
          </w:p>
          <w:p w14:paraId="00000347" w14:textId="77777777" w:rsidR="00F26E80" w:rsidRPr="00FA760A" w:rsidRDefault="00F26E80" w:rsidP="00A455DC">
            <w:pPr>
              <w:rPr>
                <w:color w:val="BFBFBF"/>
              </w:rPr>
            </w:pPr>
          </w:p>
        </w:tc>
        <w:tc>
          <w:tcPr>
            <w:tcW w:w="13570" w:type="dxa"/>
          </w:tcPr>
          <w:p w14:paraId="00000348" w14:textId="7CE5FB33" w:rsidR="00F26E80" w:rsidRPr="00FA760A" w:rsidRDefault="00000000" w:rsidP="00A455DC">
            <w:r w:rsidRPr="00FA760A">
              <w:t>La construcción</w:t>
            </w:r>
            <w:r w:rsidR="00F22FED" w:rsidRPr="00FA760A">
              <w:t xml:space="preserve"> del informe indica</w:t>
            </w:r>
            <w:r w:rsidRPr="00FA760A">
              <w:t xml:space="preserve"> la forma de realizar</w:t>
            </w:r>
            <w:r w:rsidR="00F22FED" w:rsidRPr="00FA760A">
              <w:t>lo</w:t>
            </w:r>
            <w:r w:rsidRPr="00FA760A">
              <w:t xml:space="preserve">, bajo los mejores y más eficientes estándares, </w:t>
            </w:r>
          </w:p>
          <w:p w14:paraId="00000349" w14:textId="77777777" w:rsidR="00F26E80" w:rsidRPr="00FA760A" w:rsidRDefault="00000000" w:rsidP="00A455DC">
            <w:r w:rsidRPr="00FA760A">
              <w:t>como se muestra en el siguiente mapa conceptual</w:t>
            </w:r>
          </w:p>
        </w:tc>
      </w:tr>
      <w:tr w:rsidR="00F26E80" w:rsidRPr="00FA760A" w14:paraId="12DD1F80" w14:textId="77777777">
        <w:tc>
          <w:tcPr>
            <w:tcW w:w="15692" w:type="dxa"/>
            <w:gridSpan w:val="2"/>
          </w:tcPr>
          <w:p w14:paraId="0000034A" w14:textId="77777777" w:rsidR="00F26E80" w:rsidRPr="00FA760A" w:rsidRDefault="00F26E80" w:rsidP="00A455DC">
            <w:pPr>
              <w:rPr>
                <w:color w:val="BFBFBF"/>
              </w:rPr>
            </w:pPr>
          </w:p>
          <w:p w14:paraId="24B64873" w14:textId="77777777" w:rsidR="006E7B2D" w:rsidRDefault="00000000" w:rsidP="00A455DC">
            <w:pPr>
              <w:rPr>
                <w:b/>
              </w:rPr>
            </w:pPr>
            <w:r w:rsidRPr="00FA760A">
              <w:rPr>
                <w:b/>
              </w:rPr>
              <w:lastRenderedPageBreak/>
              <w:t>Figura 1</w:t>
            </w:r>
          </w:p>
          <w:p w14:paraId="0000034C" w14:textId="0A3B6C4C" w:rsidR="00F26E80" w:rsidRPr="00FA760A" w:rsidRDefault="00000000" w:rsidP="00A455DC">
            <w:pPr>
              <w:rPr>
                <w:i/>
              </w:rPr>
            </w:pPr>
            <w:r w:rsidRPr="00FA760A">
              <w:rPr>
                <w:i/>
              </w:rPr>
              <w:t>Construcción del informe de requisitos</w:t>
            </w:r>
          </w:p>
          <w:p w14:paraId="0000034D" w14:textId="77777777" w:rsidR="00F26E80" w:rsidRPr="00FA760A" w:rsidRDefault="00000000" w:rsidP="00A455DC">
            <w:pPr>
              <w:jc w:val="center"/>
            </w:pPr>
            <w:r w:rsidRPr="00FA760A">
              <w:rPr>
                <w:noProof/>
              </w:rPr>
              <w:drawing>
                <wp:inline distT="0" distB="0" distL="0" distR="0" wp14:anchorId="12EDD11B" wp14:editId="487BAC0F">
                  <wp:extent cx="8313527" cy="3048081"/>
                  <wp:effectExtent l="0" t="0" r="0" b="0"/>
                  <wp:docPr id="451" name="image3.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jpg" descr="Diagrama&#10;&#10;Descripción generada automáticamente"/>
                          <pic:cNvPicPr preferRelativeResize="0"/>
                        </pic:nvPicPr>
                        <pic:blipFill>
                          <a:blip r:embed="rId102"/>
                          <a:srcRect/>
                          <a:stretch>
                            <a:fillRect/>
                          </a:stretch>
                        </pic:blipFill>
                        <pic:spPr>
                          <a:xfrm>
                            <a:off x="0" y="0"/>
                            <a:ext cx="8313527" cy="3048081"/>
                          </a:xfrm>
                          <a:prstGeom prst="rect">
                            <a:avLst/>
                          </a:prstGeom>
                          <a:ln/>
                        </pic:spPr>
                      </pic:pic>
                    </a:graphicData>
                  </a:graphic>
                </wp:inline>
              </w:drawing>
            </w:r>
            <w:r w:rsidRPr="00FA760A">
              <w:t xml:space="preserve"> </w:t>
            </w:r>
          </w:p>
          <w:p w14:paraId="0000034E" w14:textId="77777777" w:rsidR="00F26E80" w:rsidRPr="00FA760A" w:rsidRDefault="00000000" w:rsidP="00A455DC">
            <w:pPr>
              <w:jc w:val="center"/>
            </w:pPr>
            <w:r w:rsidRPr="00FA760A">
              <w:t>Imagen anexa 228130_i47</w:t>
            </w:r>
          </w:p>
          <w:p w14:paraId="0000034F" w14:textId="77777777" w:rsidR="00F26E80" w:rsidRPr="00FA760A" w:rsidRDefault="00F26E80" w:rsidP="00A455DC">
            <w:pPr>
              <w:jc w:val="center"/>
            </w:pPr>
          </w:p>
        </w:tc>
      </w:tr>
    </w:tbl>
    <w:p w14:paraId="00000351" w14:textId="77777777" w:rsidR="00F26E80" w:rsidRPr="00FA760A" w:rsidRDefault="00F26E80" w:rsidP="00A455DC"/>
    <w:p w14:paraId="00000352" w14:textId="77777777" w:rsidR="00F26E80" w:rsidRPr="00FA760A" w:rsidRDefault="00000000" w:rsidP="00A455DC">
      <w:pPr>
        <w:rPr>
          <w:b/>
        </w:rPr>
      </w:pPr>
      <w:r w:rsidRPr="00FA760A">
        <w:rPr>
          <w:b/>
        </w:rPr>
        <w:t>Actividad didáctica</w:t>
      </w:r>
    </w:p>
    <w:p w14:paraId="00000353" w14:textId="77777777" w:rsidR="00F26E80" w:rsidRPr="00FA760A" w:rsidRDefault="00F26E80" w:rsidP="00A455DC">
      <w:pPr>
        <w:rPr>
          <w:b/>
        </w:rPr>
      </w:pPr>
    </w:p>
    <w:tbl>
      <w:tblPr>
        <w:tblStyle w:val="affffffff0"/>
        <w:tblW w:w="156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F26E80" w:rsidRPr="00FA760A" w14:paraId="480E39BB" w14:textId="77777777">
        <w:trPr>
          <w:trHeight w:val="444"/>
        </w:trPr>
        <w:tc>
          <w:tcPr>
            <w:tcW w:w="15692" w:type="dxa"/>
            <w:shd w:val="clear" w:color="auto" w:fill="8DB3E2"/>
          </w:tcPr>
          <w:p w14:paraId="00000354" w14:textId="77777777" w:rsidR="00F26E80" w:rsidRPr="00FA760A" w:rsidRDefault="00000000" w:rsidP="00A455DC">
            <w:pPr>
              <w:pStyle w:val="Ttulo1"/>
              <w:jc w:val="center"/>
              <w:outlineLvl w:val="0"/>
              <w:rPr>
                <w:sz w:val="22"/>
                <w:szCs w:val="22"/>
              </w:rPr>
            </w:pPr>
            <w:r w:rsidRPr="00FA760A">
              <w:rPr>
                <w:sz w:val="22"/>
                <w:szCs w:val="22"/>
              </w:rPr>
              <w:t>Cuadro de texto</w:t>
            </w:r>
          </w:p>
        </w:tc>
      </w:tr>
      <w:tr w:rsidR="00F26E80" w:rsidRPr="00FA760A" w14:paraId="64C998AB" w14:textId="77777777">
        <w:tc>
          <w:tcPr>
            <w:tcW w:w="15692" w:type="dxa"/>
          </w:tcPr>
          <w:p w14:paraId="00000355" w14:textId="77777777" w:rsidR="00F26E80" w:rsidRPr="00FA760A" w:rsidRDefault="00000000" w:rsidP="00A455DC">
            <w:pPr>
              <w:pBdr>
                <w:top w:val="nil"/>
                <w:left w:val="nil"/>
                <w:bottom w:val="nil"/>
                <w:right w:val="nil"/>
                <w:between w:val="nil"/>
              </w:pBdr>
              <w:rPr>
                <w:color w:val="BFBFBF"/>
              </w:rPr>
            </w:pPr>
            <w:r w:rsidRPr="00FA760A">
              <w:rPr>
                <w:color w:val="000000"/>
              </w:rPr>
              <w:t>El archivo de la actividad didáctica se encuentra en la carpeta Anexos / Actividad interactiva CF18.</w:t>
            </w:r>
          </w:p>
        </w:tc>
      </w:tr>
    </w:tbl>
    <w:p w14:paraId="00000356" w14:textId="77777777" w:rsidR="00F26E80" w:rsidRPr="00FA760A" w:rsidRDefault="00F26E80" w:rsidP="00A455DC">
      <w:pPr>
        <w:rPr>
          <w:b/>
        </w:rPr>
      </w:pPr>
    </w:p>
    <w:p w14:paraId="00000357" w14:textId="684E6CA4" w:rsidR="00F26E80" w:rsidRPr="00FA760A" w:rsidRDefault="00F26E80" w:rsidP="00A455DC">
      <w:pPr>
        <w:rPr>
          <w:b/>
        </w:rPr>
      </w:pPr>
    </w:p>
    <w:p w14:paraId="23AAC358" w14:textId="774F63AB" w:rsidR="00CB3360" w:rsidRPr="00FA760A" w:rsidRDefault="00CB3360" w:rsidP="00A455DC">
      <w:pPr>
        <w:rPr>
          <w:b/>
        </w:rPr>
      </w:pPr>
    </w:p>
    <w:p w14:paraId="3BAF94ED" w14:textId="2CCE3006" w:rsidR="00CB3360" w:rsidRPr="00FA760A" w:rsidRDefault="00CB3360" w:rsidP="00A455DC">
      <w:pPr>
        <w:rPr>
          <w:b/>
        </w:rPr>
      </w:pPr>
    </w:p>
    <w:p w14:paraId="7D151AE3" w14:textId="2DB565F6" w:rsidR="00CB3360" w:rsidRPr="00FA760A" w:rsidRDefault="00CB3360" w:rsidP="00A455DC">
      <w:pPr>
        <w:rPr>
          <w:b/>
        </w:rPr>
      </w:pPr>
    </w:p>
    <w:p w14:paraId="23154CA2" w14:textId="77777777" w:rsidR="00CB3360" w:rsidRPr="00FA760A" w:rsidRDefault="00CB3360" w:rsidP="00A455DC">
      <w:pPr>
        <w:rPr>
          <w:b/>
        </w:rPr>
      </w:pPr>
    </w:p>
    <w:p w14:paraId="00000358" w14:textId="77777777" w:rsidR="00F26E80" w:rsidRPr="00FA760A" w:rsidRDefault="00F26E80" w:rsidP="00A455DC">
      <w:pPr>
        <w:rPr>
          <w:b/>
        </w:rPr>
      </w:pPr>
    </w:p>
    <w:p w14:paraId="00000359" w14:textId="77777777" w:rsidR="00F26E80" w:rsidRPr="00FA760A" w:rsidRDefault="00000000" w:rsidP="00A455DC">
      <w:pPr>
        <w:rPr>
          <w:b/>
        </w:rPr>
      </w:pPr>
      <w:r w:rsidRPr="00FA760A">
        <w:rPr>
          <w:b/>
        </w:rPr>
        <w:t>Material complementario</w:t>
      </w:r>
    </w:p>
    <w:p w14:paraId="0000035A" w14:textId="77777777" w:rsidR="00F26E80" w:rsidRPr="00FA760A" w:rsidRDefault="00F26E80" w:rsidP="00A455DC"/>
    <w:tbl>
      <w:tblPr>
        <w:tblStyle w:val="affffffff1"/>
        <w:tblW w:w="156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405"/>
        <w:gridCol w:w="3206"/>
        <w:gridCol w:w="6778"/>
      </w:tblGrid>
      <w:tr w:rsidR="00F26E80" w:rsidRPr="00FA760A" w14:paraId="24F2BAE1" w14:textId="77777777">
        <w:trPr>
          <w:trHeight w:val="580"/>
        </w:trPr>
        <w:tc>
          <w:tcPr>
            <w:tcW w:w="2310" w:type="dxa"/>
            <w:shd w:val="clear" w:color="auto" w:fill="CFE2F3"/>
            <w:tcMar>
              <w:top w:w="100" w:type="dxa"/>
              <w:left w:w="100" w:type="dxa"/>
              <w:bottom w:w="100" w:type="dxa"/>
              <w:right w:w="100" w:type="dxa"/>
            </w:tcMar>
          </w:tcPr>
          <w:p w14:paraId="0000035B" w14:textId="77777777" w:rsidR="00F26E80" w:rsidRPr="00FA760A" w:rsidRDefault="00000000" w:rsidP="00A455DC">
            <w:pPr>
              <w:widowControl w:val="0"/>
              <w:pBdr>
                <w:top w:val="nil"/>
                <w:left w:val="nil"/>
                <w:bottom w:val="nil"/>
                <w:right w:val="nil"/>
                <w:between w:val="nil"/>
              </w:pBdr>
            </w:pPr>
            <w:r w:rsidRPr="00FA760A">
              <w:t>Tipo de recurso</w:t>
            </w:r>
          </w:p>
        </w:tc>
        <w:tc>
          <w:tcPr>
            <w:tcW w:w="13389" w:type="dxa"/>
            <w:gridSpan w:val="3"/>
            <w:shd w:val="clear" w:color="auto" w:fill="CFE2F3"/>
            <w:tcMar>
              <w:top w:w="100" w:type="dxa"/>
              <w:left w:w="100" w:type="dxa"/>
              <w:bottom w:w="100" w:type="dxa"/>
              <w:right w:w="100" w:type="dxa"/>
            </w:tcMar>
          </w:tcPr>
          <w:p w14:paraId="0000035C" w14:textId="77777777" w:rsidR="00F26E80" w:rsidRPr="00FA760A" w:rsidRDefault="00000000" w:rsidP="00A455DC">
            <w:pPr>
              <w:pStyle w:val="Ttulo"/>
              <w:widowControl w:val="0"/>
              <w:jc w:val="center"/>
              <w:rPr>
                <w:sz w:val="22"/>
                <w:szCs w:val="22"/>
              </w:rPr>
            </w:pPr>
            <w:bookmarkStart w:id="20" w:name="_heading=h.35nkun2" w:colFirst="0" w:colLast="0"/>
            <w:bookmarkEnd w:id="20"/>
            <w:r w:rsidRPr="00FA760A">
              <w:rPr>
                <w:sz w:val="22"/>
                <w:szCs w:val="22"/>
              </w:rPr>
              <w:t>Material complementario</w:t>
            </w:r>
          </w:p>
        </w:tc>
      </w:tr>
      <w:tr w:rsidR="00F26E80" w:rsidRPr="00FA760A" w14:paraId="0EF80CA7" w14:textId="77777777">
        <w:tc>
          <w:tcPr>
            <w:tcW w:w="2310" w:type="dxa"/>
            <w:shd w:val="clear" w:color="auto" w:fill="auto"/>
            <w:tcMar>
              <w:top w:w="100" w:type="dxa"/>
              <w:left w:w="100" w:type="dxa"/>
              <w:bottom w:w="100" w:type="dxa"/>
              <w:right w:w="100" w:type="dxa"/>
            </w:tcMar>
          </w:tcPr>
          <w:p w14:paraId="0000035F" w14:textId="77777777" w:rsidR="00F26E80" w:rsidRPr="00FA760A" w:rsidRDefault="00000000" w:rsidP="00A455DC">
            <w:pPr>
              <w:widowControl w:val="0"/>
              <w:pBdr>
                <w:top w:val="nil"/>
                <w:left w:val="nil"/>
                <w:bottom w:val="nil"/>
                <w:right w:val="nil"/>
                <w:between w:val="nil"/>
              </w:pBdr>
              <w:jc w:val="center"/>
            </w:pPr>
            <w:r w:rsidRPr="00FA760A">
              <w:t>Tema</w:t>
            </w:r>
          </w:p>
        </w:tc>
        <w:tc>
          <w:tcPr>
            <w:tcW w:w="3405" w:type="dxa"/>
            <w:shd w:val="clear" w:color="auto" w:fill="auto"/>
            <w:tcMar>
              <w:top w:w="100" w:type="dxa"/>
              <w:left w:w="100" w:type="dxa"/>
              <w:bottom w:w="100" w:type="dxa"/>
              <w:right w:w="100" w:type="dxa"/>
            </w:tcMar>
          </w:tcPr>
          <w:p w14:paraId="00000360" w14:textId="77777777" w:rsidR="00F26E80" w:rsidRPr="00FA760A" w:rsidRDefault="00000000" w:rsidP="00A455DC">
            <w:pPr>
              <w:widowControl w:val="0"/>
              <w:pBdr>
                <w:top w:val="nil"/>
                <w:left w:val="nil"/>
                <w:bottom w:val="nil"/>
                <w:right w:val="nil"/>
                <w:between w:val="nil"/>
              </w:pBdr>
              <w:jc w:val="center"/>
            </w:pPr>
            <w:r w:rsidRPr="00FA760A">
              <w:t>Referencia APA del material</w:t>
            </w:r>
          </w:p>
        </w:tc>
        <w:tc>
          <w:tcPr>
            <w:tcW w:w="3206" w:type="dxa"/>
            <w:shd w:val="clear" w:color="auto" w:fill="auto"/>
            <w:tcMar>
              <w:top w:w="100" w:type="dxa"/>
              <w:left w:w="100" w:type="dxa"/>
              <w:bottom w:w="100" w:type="dxa"/>
              <w:right w:w="100" w:type="dxa"/>
            </w:tcMar>
          </w:tcPr>
          <w:p w14:paraId="00000361" w14:textId="77777777" w:rsidR="00F26E80" w:rsidRPr="00FA760A" w:rsidRDefault="00000000" w:rsidP="00A455DC">
            <w:pPr>
              <w:widowControl w:val="0"/>
              <w:pBdr>
                <w:top w:val="nil"/>
                <w:left w:val="nil"/>
                <w:bottom w:val="nil"/>
                <w:right w:val="nil"/>
                <w:between w:val="nil"/>
              </w:pBdr>
              <w:jc w:val="center"/>
            </w:pPr>
            <w:r w:rsidRPr="00FA760A">
              <w:t>tipo</w:t>
            </w:r>
          </w:p>
        </w:tc>
        <w:tc>
          <w:tcPr>
            <w:tcW w:w="6778" w:type="dxa"/>
            <w:shd w:val="clear" w:color="auto" w:fill="auto"/>
            <w:tcMar>
              <w:top w:w="100" w:type="dxa"/>
              <w:left w:w="100" w:type="dxa"/>
              <w:bottom w:w="100" w:type="dxa"/>
              <w:right w:w="100" w:type="dxa"/>
            </w:tcMar>
          </w:tcPr>
          <w:p w14:paraId="00000362" w14:textId="77777777" w:rsidR="00F26E80" w:rsidRPr="00FA760A" w:rsidRDefault="00000000" w:rsidP="00A455DC">
            <w:pPr>
              <w:widowControl w:val="0"/>
              <w:pBdr>
                <w:top w:val="nil"/>
                <w:left w:val="nil"/>
                <w:bottom w:val="nil"/>
                <w:right w:val="nil"/>
                <w:between w:val="nil"/>
              </w:pBdr>
              <w:jc w:val="center"/>
            </w:pPr>
            <w:r w:rsidRPr="00FA760A">
              <w:t>Enlace</w:t>
            </w:r>
          </w:p>
        </w:tc>
      </w:tr>
      <w:tr w:rsidR="00F26E80" w:rsidRPr="00FA760A" w14:paraId="5D0A1E02" w14:textId="77777777">
        <w:tc>
          <w:tcPr>
            <w:tcW w:w="2310" w:type="dxa"/>
            <w:shd w:val="clear" w:color="auto" w:fill="auto"/>
            <w:tcMar>
              <w:top w:w="100" w:type="dxa"/>
              <w:left w:w="100" w:type="dxa"/>
              <w:bottom w:w="100" w:type="dxa"/>
              <w:right w:w="100" w:type="dxa"/>
            </w:tcMar>
          </w:tcPr>
          <w:p w14:paraId="00000363" w14:textId="77777777" w:rsidR="00F26E80" w:rsidRPr="00FA760A" w:rsidRDefault="00000000" w:rsidP="00A455DC">
            <w:pPr>
              <w:widowControl w:val="0"/>
              <w:pBdr>
                <w:top w:val="nil"/>
                <w:left w:val="nil"/>
                <w:bottom w:val="nil"/>
                <w:right w:val="nil"/>
                <w:between w:val="nil"/>
              </w:pBdr>
              <w:rPr>
                <w:color w:val="B7B7B7"/>
              </w:rPr>
            </w:pPr>
            <w:r w:rsidRPr="00FA760A">
              <w:rPr>
                <w:color w:val="000000"/>
              </w:rPr>
              <w:t>Ingeniería de Requerimientos</w:t>
            </w:r>
          </w:p>
        </w:tc>
        <w:tc>
          <w:tcPr>
            <w:tcW w:w="3405" w:type="dxa"/>
            <w:shd w:val="clear" w:color="auto" w:fill="auto"/>
            <w:tcMar>
              <w:top w:w="100" w:type="dxa"/>
              <w:left w:w="100" w:type="dxa"/>
              <w:bottom w:w="100" w:type="dxa"/>
              <w:right w:w="100" w:type="dxa"/>
            </w:tcMar>
          </w:tcPr>
          <w:p w14:paraId="00000364" w14:textId="6FB24C32" w:rsidR="00F26E80" w:rsidRPr="00FA760A" w:rsidRDefault="00726CBC" w:rsidP="00A455DC">
            <w:pPr>
              <w:widowControl w:val="0"/>
              <w:pBdr>
                <w:top w:val="nil"/>
                <w:left w:val="nil"/>
                <w:bottom w:val="nil"/>
                <w:right w:val="nil"/>
                <w:between w:val="nil"/>
              </w:pBdr>
              <w:rPr>
                <w:color w:val="B7B7B7"/>
              </w:rPr>
            </w:pPr>
            <w:r w:rsidRPr="00FA760A">
              <w:rPr>
                <w:color w:val="000000"/>
              </w:rPr>
              <w:t>Pressman, R. (2010). </w:t>
            </w:r>
            <w:r w:rsidRPr="00FA760A">
              <w:rPr>
                <w:i/>
                <w:color w:val="000000"/>
              </w:rPr>
              <w:t>Séptima Edición.</w:t>
            </w:r>
            <w:r w:rsidRPr="00FA760A">
              <w:rPr>
                <w:color w:val="000000"/>
              </w:rPr>
              <w:t> </w:t>
            </w:r>
            <w:hyperlink r:id="rId103" w:history="1">
              <w:r w:rsidRPr="00FA760A">
                <w:rPr>
                  <w:rStyle w:val="Hipervnculo"/>
                </w:rPr>
                <w:t>https://www-ebooks7-24-com.bdigital.sena.edu.co/stage.aspx?il=&amp;pg=&amp;ed</w:t>
              </w:r>
            </w:hyperlink>
          </w:p>
        </w:tc>
        <w:tc>
          <w:tcPr>
            <w:tcW w:w="3206" w:type="dxa"/>
            <w:shd w:val="clear" w:color="auto" w:fill="auto"/>
            <w:tcMar>
              <w:top w:w="100" w:type="dxa"/>
              <w:left w:w="100" w:type="dxa"/>
              <w:bottom w:w="100" w:type="dxa"/>
              <w:right w:w="100" w:type="dxa"/>
            </w:tcMar>
          </w:tcPr>
          <w:p w14:paraId="00000365" w14:textId="77777777" w:rsidR="00F26E80" w:rsidRPr="00FA760A" w:rsidRDefault="00000000" w:rsidP="00A455DC">
            <w:pPr>
              <w:widowControl w:val="0"/>
              <w:pBdr>
                <w:top w:val="nil"/>
                <w:left w:val="nil"/>
                <w:bottom w:val="nil"/>
                <w:right w:val="nil"/>
                <w:between w:val="nil"/>
              </w:pBdr>
              <w:rPr>
                <w:color w:val="B7B7B7"/>
              </w:rPr>
            </w:pPr>
            <w:r w:rsidRPr="00FA760A">
              <w:rPr>
                <w:color w:val="000000"/>
              </w:rPr>
              <w:t>Libro</w:t>
            </w:r>
          </w:p>
        </w:tc>
        <w:tc>
          <w:tcPr>
            <w:tcW w:w="6778" w:type="dxa"/>
            <w:shd w:val="clear" w:color="auto" w:fill="auto"/>
            <w:tcMar>
              <w:top w:w="100" w:type="dxa"/>
              <w:left w:w="100" w:type="dxa"/>
              <w:bottom w:w="100" w:type="dxa"/>
              <w:right w:w="100" w:type="dxa"/>
            </w:tcMar>
          </w:tcPr>
          <w:p w14:paraId="00000366" w14:textId="77777777" w:rsidR="00F26E80" w:rsidRPr="00FA760A" w:rsidRDefault="00000000" w:rsidP="00A455DC">
            <w:pPr>
              <w:widowControl w:val="0"/>
              <w:pBdr>
                <w:top w:val="nil"/>
                <w:left w:val="nil"/>
                <w:bottom w:val="nil"/>
                <w:right w:val="nil"/>
                <w:between w:val="nil"/>
              </w:pBdr>
              <w:rPr>
                <w:color w:val="B7B7B7"/>
              </w:rPr>
            </w:pPr>
            <w:r w:rsidRPr="00FA760A">
              <w:rPr>
                <w:color w:val="0000FF"/>
                <w:u w:val="single"/>
              </w:rPr>
              <w:t>https://www-ebooks7-24-com.bdigital.sena.edu.co/stage.aspx?il=&amp;pg=&amp;ed=</w:t>
            </w:r>
          </w:p>
        </w:tc>
      </w:tr>
      <w:tr w:rsidR="00F26E80" w:rsidRPr="00FA760A" w14:paraId="682E2D88" w14:textId="77777777">
        <w:tc>
          <w:tcPr>
            <w:tcW w:w="2310" w:type="dxa"/>
            <w:shd w:val="clear" w:color="auto" w:fill="auto"/>
            <w:tcMar>
              <w:top w:w="100" w:type="dxa"/>
              <w:left w:w="100" w:type="dxa"/>
              <w:bottom w:w="100" w:type="dxa"/>
              <w:right w:w="100" w:type="dxa"/>
            </w:tcMar>
          </w:tcPr>
          <w:p w14:paraId="00000367" w14:textId="77777777" w:rsidR="00F26E80" w:rsidRPr="00FA760A" w:rsidRDefault="00000000" w:rsidP="00A455DC">
            <w:pPr>
              <w:widowControl w:val="0"/>
              <w:rPr>
                <w:color w:val="B7B7B7"/>
              </w:rPr>
            </w:pPr>
            <w:r w:rsidRPr="00FA760A">
              <w:rPr>
                <w:color w:val="000000"/>
              </w:rPr>
              <w:t>Ingeniería de Requerimientos</w:t>
            </w:r>
          </w:p>
        </w:tc>
        <w:tc>
          <w:tcPr>
            <w:tcW w:w="3405" w:type="dxa"/>
            <w:shd w:val="clear" w:color="auto" w:fill="auto"/>
            <w:tcMar>
              <w:top w:w="100" w:type="dxa"/>
              <w:left w:w="100" w:type="dxa"/>
              <w:bottom w:w="100" w:type="dxa"/>
              <w:right w:w="100" w:type="dxa"/>
            </w:tcMar>
          </w:tcPr>
          <w:p w14:paraId="0E09298C" w14:textId="4310C564" w:rsidR="00726CBC" w:rsidRPr="00FA760A" w:rsidRDefault="00726CBC" w:rsidP="00A455DC">
            <w:pPr>
              <w:widowControl w:val="0"/>
              <w:rPr>
                <w:i/>
              </w:rPr>
            </w:pPr>
            <w:r w:rsidRPr="00FA760A">
              <w:rPr>
                <w:i/>
              </w:rPr>
              <w:t>Sommerville, I (2011</w:t>
            </w:r>
            <w:r w:rsidR="00A455DC" w:rsidRPr="00FA760A">
              <w:rPr>
                <w:i/>
              </w:rPr>
              <w:t>.</w:t>
            </w:r>
            <w:r w:rsidRPr="00FA760A">
              <w:rPr>
                <w:i/>
              </w:rPr>
              <w:t xml:space="preserve"> Novena Edición. </w:t>
            </w:r>
          </w:p>
          <w:p w14:paraId="00000368" w14:textId="2E603C3E" w:rsidR="00F26E80" w:rsidRPr="00FA760A" w:rsidRDefault="00000000" w:rsidP="00A455DC">
            <w:pPr>
              <w:widowControl w:val="0"/>
              <w:rPr>
                <w:color w:val="B7B7B7"/>
              </w:rPr>
            </w:pPr>
            <w:hyperlink r:id="rId104" w:history="1">
              <w:r w:rsidR="00726CBC" w:rsidRPr="00FA760A">
                <w:rPr>
                  <w:rStyle w:val="Hipervnculo"/>
                  <w:i/>
                </w:rPr>
                <w:t>https://www-ebooks7-24-com.bdigital.sena.edu.co/?il=3313</w:t>
              </w:r>
            </w:hyperlink>
          </w:p>
        </w:tc>
        <w:tc>
          <w:tcPr>
            <w:tcW w:w="3206" w:type="dxa"/>
            <w:shd w:val="clear" w:color="auto" w:fill="auto"/>
            <w:tcMar>
              <w:top w:w="100" w:type="dxa"/>
              <w:left w:w="100" w:type="dxa"/>
              <w:bottom w:w="100" w:type="dxa"/>
              <w:right w:w="100" w:type="dxa"/>
            </w:tcMar>
          </w:tcPr>
          <w:p w14:paraId="00000369" w14:textId="77777777" w:rsidR="00F26E80" w:rsidRPr="00FA760A" w:rsidRDefault="00000000" w:rsidP="00A455DC">
            <w:pPr>
              <w:widowControl w:val="0"/>
              <w:rPr>
                <w:color w:val="B7B7B7"/>
              </w:rPr>
            </w:pPr>
            <w:r w:rsidRPr="00FA760A">
              <w:rPr>
                <w:color w:val="000000"/>
              </w:rPr>
              <w:t>Libro</w:t>
            </w:r>
          </w:p>
        </w:tc>
        <w:tc>
          <w:tcPr>
            <w:tcW w:w="6778" w:type="dxa"/>
            <w:shd w:val="clear" w:color="auto" w:fill="auto"/>
            <w:tcMar>
              <w:top w:w="100" w:type="dxa"/>
              <w:left w:w="100" w:type="dxa"/>
              <w:bottom w:w="100" w:type="dxa"/>
              <w:right w:w="100" w:type="dxa"/>
            </w:tcMar>
          </w:tcPr>
          <w:p w14:paraId="0000036A" w14:textId="77777777" w:rsidR="00F26E80" w:rsidRPr="00FA760A" w:rsidRDefault="00000000" w:rsidP="00A455DC">
            <w:pPr>
              <w:widowControl w:val="0"/>
              <w:rPr>
                <w:color w:val="B7B7B7"/>
              </w:rPr>
            </w:pPr>
            <w:r w:rsidRPr="00FA760A">
              <w:rPr>
                <w:color w:val="0000FF"/>
                <w:u w:val="single"/>
              </w:rPr>
              <w:t>https://www-ebooks7-24-com.bdigital.sena.edu.co/?il=3313</w:t>
            </w:r>
          </w:p>
        </w:tc>
      </w:tr>
      <w:tr w:rsidR="00F26E80" w:rsidRPr="00FA760A" w14:paraId="4E95AF72" w14:textId="77777777">
        <w:tc>
          <w:tcPr>
            <w:tcW w:w="2310" w:type="dxa"/>
            <w:shd w:val="clear" w:color="auto" w:fill="auto"/>
            <w:tcMar>
              <w:top w:w="100" w:type="dxa"/>
              <w:left w:w="100" w:type="dxa"/>
              <w:bottom w:w="100" w:type="dxa"/>
              <w:right w:w="100" w:type="dxa"/>
            </w:tcMar>
          </w:tcPr>
          <w:p w14:paraId="0000036B" w14:textId="77777777" w:rsidR="00F26E80" w:rsidRPr="00FA760A" w:rsidRDefault="00000000" w:rsidP="00A455DC">
            <w:pPr>
              <w:widowControl w:val="0"/>
              <w:rPr>
                <w:color w:val="B7B7B7"/>
              </w:rPr>
            </w:pPr>
            <w:r w:rsidRPr="00FA760A">
              <w:rPr>
                <w:color w:val="000000"/>
              </w:rPr>
              <w:t>Requerimientos</w:t>
            </w:r>
          </w:p>
        </w:tc>
        <w:tc>
          <w:tcPr>
            <w:tcW w:w="3405" w:type="dxa"/>
            <w:shd w:val="clear" w:color="auto" w:fill="auto"/>
            <w:tcMar>
              <w:top w:w="100" w:type="dxa"/>
              <w:left w:w="100" w:type="dxa"/>
              <w:bottom w:w="100" w:type="dxa"/>
              <w:right w:w="100" w:type="dxa"/>
            </w:tcMar>
          </w:tcPr>
          <w:p w14:paraId="0000036C" w14:textId="1C7E180D" w:rsidR="00F26E80" w:rsidRPr="00FA760A" w:rsidRDefault="00726CBC" w:rsidP="00A455DC">
            <w:pPr>
              <w:widowControl w:val="0"/>
              <w:rPr>
                <w:color w:val="B7B7B7"/>
              </w:rPr>
            </w:pPr>
            <w:r w:rsidRPr="00FA760A">
              <w:rPr>
                <w:i/>
              </w:rPr>
              <w:t xml:space="preserve">Cervantes Maceda, H. (2016). Primera Edición. </w:t>
            </w:r>
            <w:hyperlink r:id="rId105" w:history="1">
              <w:r w:rsidRPr="00FA760A">
                <w:rPr>
                  <w:rStyle w:val="Hipervnculo"/>
                  <w:i/>
                </w:rPr>
                <w:t>https://www-ebooks7-24-com.bdigital.sena.edu.co/?il=1983</w:t>
              </w:r>
            </w:hyperlink>
            <w:r w:rsidRPr="00FA760A">
              <w:rPr>
                <w:i/>
              </w:rPr>
              <w:t xml:space="preserve"> </w:t>
            </w:r>
          </w:p>
        </w:tc>
        <w:tc>
          <w:tcPr>
            <w:tcW w:w="3206" w:type="dxa"/>
            <w:shd w:val="clear" w:color="auto" w:fill="auto"/>
            <w:tcMar>
              <w:top w:w="100" w:type="dxa"/>
              <w:left w:w="100" w:type="dxa"/>
              <w:bottom w:w="100" w:type="dxa"/>
              <w:right w:w="100" w:type="dxa"/>
            </w:tcMar>
          </w:tcPr>
          <w:p w14:paraId="0000036D" w14:textId="77777777" w:rsidR="00F26E80" w:rsidRPr="00FA760A" w:rsidRDefault="00000000" w:rsidP="00A455DC">
            <w:pPr>
              <w:widowControl w:val="0"/>
              <w:rPr>
                <w:color w:val="B7B7B7"/>
              </w:rPr>
            </w:pPr>
            <w:r w:rsidRPr="00FA760A">
              <w:rPr>
                <w:color w:val="000000"/>
              </w:rPr>
              <w:t>Libro</w:t>
            </w:r>
          </w:p>
        </w:tc>
        <w:tc>
          <w:tcPr>
            <w:tcW w:w="6778" w:type="dxa"/>
            <w:shd w:val="clear" w:color="auto" w:fill="auto"/>
            <w:tcMar>
              <w:top w:w="100" w:type="dxa"/>
              <w:left w:w="100" w:type="dxa"/>
              <w:bottom w:w="100" w:type="dxa"/>
              <w:right w:w="100" w:type="dxa"/>
            </w:tcMar>
          </w:tcPr>
          <w:p w14:paraId="0000036E" w14:textId="77777777" w:rsidR="00F26E80" w:rsidRPr="00FA760A" w:rsidRDefault="00000000" w:rsidP="00A455DC">
            <w:pPr>
              <w:widowControl w:val="0"/>
              <w:rPr>
                <w:color w:val="B7B7B7"/>
              </w:rPr>
            </w:pPr>
            <w:r w:rsidRPr="00FA760A">
              <w:rPr>
                <w:color w:val="0000FF"/>
                <w:u w:val="single"/>
              </w:rPr>
              <w:t>https://www-ebooks7-24-com.bdigital.sena.edu.co/?il=1983</w:t>
            </w:r>
          </w:p>
        </w:tc>
      </w:tr>
      <w:tr w:rsidR="00F26E80" w:rsidRPr="00FA760A" w14:paraId="5F78779D" w14:textId="77777777">
        <w:tc>
          <w:tcPr>
            <w:tcW w:w="2310" w:type="dxa"/>
            <w:shd w:val="clear" w:color="auto" w:fill="auto"/>
            <w:tcMar>
              <w:top w:w="100" w:type="dxa"/>
              <w:left w:w="100" w:type="dxa"/>
              <w:bottom w:w="100" w:type="dxa"/>
              <w:right w:w="100" w:type="dxa"/>
            </w:tcMar>
          </w:tcPr>
          <w:p w14:paraId="0000036F" w14:textId="77777777" w:rsidR="00F26E80" w:rsidRPr="00FA760A" w:rsidRDefault="00000000" w:rsidP="00A455DC">
            <w:pPr>
              <w:widowControl w:val="0"/>
              <w:rPr>
                <w:color w:val="B7B7B7"/>
              </w:rPr>
            </w:pPr>
            <w:r w:rsidRPr="00FA760A">
              <w:rPr>
                <w:color w:val="000000"/>
              </w:rPr>
              <w:t>Ingeniería de Requerimientos</w:t>
            </w:r>
          </w:p>
        </w:tc>
        <w:tc>
          <w:tcPr>
            <w:tcW w:w="3405" w:type="dxa"/>
            <w:shd w:val="clear" w:color="auto" w:fill="auto"/>
            <w:tcMar>
              <w:top w:w="100" w:type="dxa"/>
              <w:left w:w="100" w:type="dxa"/>
              <w:bottom w:w="100" w:type="dxa"/>
              <w:right w:w="100" w:type="dxa"/>
            </w:tcMar>
          </w:tcPr>
          <w:p w14:paraId="00000370" w14:textId="2C6D71FB" w:rsidR="00F26E80" w:rsidRPr="00FA760A" w:rsidRDefault="00726CBC" w:rsidP="00A455DC">
            <w:pPr>
              <w:widowControl w:val="0"/>
              <w:rPr>
                <w:color w:val="B7B7B7"/>
              </w:rPr>
            </w:pPr>
            <w:r w:rsidRPr="00FA760A">
              <w:t>Pressman, R. (2010). </w:t>
            </w:r>
            <w:r w:rsidRPr="00FA760A">
              <w:rPr>
                <w:color w:val="FF0000"/>
              </w:rPr>
              <w:t xml:space="preserve"> </w:t>
            </w:r>
            <w:r w:rsidRPr="00FA760A">
              <w:rPr>
                <w:i/>
              </w:rPr>
              <w:t>Séptima Edición.</w:t>
            </w:r>
            <w:r w:rsidRPr="00FA760A">
              <w:t> </w:t>
            </w:r>
            <w:hyperlink r:id="rId106" w:history="1">
              <w:r w:rsidRPr="00FA760A">
                <w:rPr>
                  <w:rStyle w:val="Hipervnculo"/>
                </w:rPr>
                <w:t>https://www-ebooks7-24-com.bdigital.sena.edu.co/stage.aspx?il=&amp;pg=&amp;ed</w:t>
              </w:r>
            </w:hyperlink>
            <w:r w:rsidRPr="00FA760A">
              <w:t xml:space="preserve">= </w:t>
            </w:r>
          </w:p>
        </w:tc>
        <w:tc>
          <w:tcPr>
            <w:tcW w:w="3206" w:type="dxa"/>
            <w:shd w:val="clear" w:color="auto" w:fill="auto"/>
            <w:tcMar>
              <w:top w:w="100" w:type="dxa"/>
              <w:left w:w="100" w:type="dxa"/>
              <w:bottom w:w="100" w:type="dxa"/>
              <w:right w:w="100" w:type="dxa"/>
            </w:tcMar>
          </w:tcPr>
          <w:p w14:paraId="00000371" w14:textId="77777777" w:rsidR="00F26E80" w:rsidRPr="00FA760A" w:rsidRDefault="00000000" w:rsidP="00A455DC">
            <w:pPr>
              <w:widowControl w:val="0"/>
              <w:rPr>
                <w:color w:val="B7B7B7"/>
              </w:rPr>
            </w:pPr>
            <w:r w:rsidRPr="00FA760A">
              <w:rPr>
                <w:color w:val="000000"/>
              </w:rPr>
              <w:t>Libro</w:t>
            </w:r>
          </w:p>
        </w:tc>
        <w:tc>
          <w:tcPr>
            <w:tcW w:w="6778" w:type="dxa"/>
            <w:shd w:val="clear" w:color="auto" w:fill="auto"/>
            <w:tcMar>
              <w:top w:w="100" w:type="dxa"/>
              <w:left w:w="100" w:type="dxa"/>
              <w:bottom w:w="100" w:type="dxa"/>
              <w:right w:w="100" w:type="dxa"/>
            </w:tcMar>
          </w:tcPr>
          <w:p w14:paraId="00000372" w14:textId="77777777" w:rsidR="00F26E80" w:rsidRPr="00FA760A" w:rsidRDefault="00000000" w:rsidP="00A455DC">
            <w:pPr>
              <w:widowControl w:val="0"/>
              <w:rPr>
                <w:color w:val="B7B7B7"/>
              </w:rPr>
            </w:pPr>
            <w:r w:rsidRPr="00FA760A">
              <w:rPr>
                <w:color w:val="0000FF"/>
                <w:u w:val="single"/>
              </w:rPr>
              <w:t>https://www-ebooks7-24-com.bdigital.sena.edu.co/stage.aspx?il=&amp;pg=&amp;ed=</w:t>
            </w:r>
          </w:p>
        </w:tc>
      </w:tr>
    </w:tbl>
    <w:p w14:paraId="00000373" w14:textId="77777777" w:rsidR="00F26E80" w:rsidRPr="00FA760A" w:rsidRDefault="00F26E80" w:rsidP="00A455DC"/>
    <w:p w14:paraId="00000374" w14:textId="77777777" w:rsidR="00F26E80" w:rsidRPr="00FA760A" w:rsidRDefault="00F26E80" w:rsidP="00A455DC"/>
    <w:p w14:paraId="00000375" w14:textId="77777777" w:rsidR="00F26E80" w:rsidRPr="00FA760A" w:rsidRDefault="00000000" w:rsidP="00A455DC">
      <w:bookmarkStart w:id="21" w:name="_heading=h.1ksv4uv" w:colFirst="0" w:colLast="0"/>
      <w:bookmarkEnd w:id="21"/>
      <w:r w:rsidRPr="00FA760A">
        <w:rPr>
          <w:b/>
        </w:rPr>
        <w:t>Glosario</w:t>
      </w:r>
    </w:p>
    <w:p w14:paraId="00000376" w14:textId="77777777" w:rsidR="00F26E80" w:rsidRPr="00FA760A" w:rsidRDefault="00F26E80" w:rsidP="00A455DC"/>
    <w:tbl>
      <w:tblPr>
        <w:tblStyle w:val="affffffff2"/>
        <w:tblW w:w="156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55"/>
        <w:gridCol w:w="13020"/>
      </w:tblGrid>
      <w:tr w:rsidR="00F26E80" w:rsidRPr="00FA760A" w14:paraId="2B919BA7" w14:textId="77777777">
        <w:trPr>
          <w:trHeight w:val="645"/>
        </w:trPr>
        <w:tc>
          <w:tcPr>
            <w:tcW w:w="265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77" w14:textId="77777777" w:rsidR="00F26E80" w:rsidRPr="00FA760A" w:rsidRDefault="00000000" w:rsidP="00A455DC">
            <w:pPr>
              <w:spacing w:before="240" w:after="120"/>
              <w:rPr>
                <w:b/>
              </w:rPr>
            </w:pPr>
            <w:r w:rsidRPr="00FA760A">
              <w:rPr>
                <w:b/>
              </w:rPr>
              <w:lastRenderedPageBreak/>
              <w:t>Tipo de recurso</w:t>
            </w:r>
          </w:p>
        </w:tc>
        <w:tc>
          <w:tcPr>
            <w:tcW w:w="13020"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tcPr>
          <w:p w14:paraId="00000378" w14:textId="77777777" w:rsidR="00F26E80" w:rsidRPr="00FA760A" w:rsidRDefault="00000000" w:rsidP="00A455DC">
            <w:pPr>
              <w:spacing w:before="240" w:after="120"/>
              <w:jc w:val="center"/>
            </w:pPr>
            <w:r w:rsidRPr="00FA760A">
              <w:t>Glosario</w:t>
            </w:r>
          </w:p>
        </w:tc>
      </w:tr>
      <w:tr w:rsidR="00F26E80" w:rsidRPr="00FA760A" w14:paraId="0C0D1270" w14:textId="77777777">
        <w:trPr>
          <w:trHeight w:val="900"/>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79" w14:textId="77777777" w:rsidR="00F26E80" w:rsidRPr="00FA760A" w:rsidRDefault="00000000" w:rsidP="00A455DC">
            <w:pPr>
              <w:spacing w:after="120"/>
              <w:jc w:val="both"/>
            </w:pPr>
            <w:r w:rsidRPr="00FA760A">
              <w:t>MoSCoW:</w:t>
            </w:r>
          </w:p>
        </w:tc>
        <w:tc>
          <w:tcPr>
            <w:tcW w:w="13020" w:type="dxa"/>
            <w:tcBorders>
              <w:top w:val="nil"/>
              <w:left w:val="nil"/>
              <w:bottom w:val="single" w:sz="8" w:space="0" w:color="000000"/>
              <w:right w:val="single" w:sz="8" w:space="0" w:color="000000"/>
            </w:tcBorders>
            <w:tcMar>
              <w:top w:w="100" w:type="dxa"/>
              <w:left w:w="100" w:type="dxa"/>
              <w:bottom w:w="100" w:type="dxa"/>
              <w:right w:w="100" w:type="dxa"/>
            </w:tcMar>
          </w:tcPr>
          <w:p w14:paraId="0000037A" w14:textId="77777777" w:rsidR="00F26E80" w:rsidRPr="00FA760A" w:rsidRDefault="00000000" w:rsidP="00A455DC">
            <w:pPr>
              <w:spacing w:after="120"/>
              <w:jc w:val="both"/>
              <w:rPr>
                <w:rFonts w:eastAsia="Helvetica Neue"/>
              </w:rPr>
            </w:pPr>
            <w:r w:rsidRPr="00FA760A">
              <w:rPr>
                <w:rFonts w:eastAsia="Helvetica Neue"/>
              </w:rPr>
              <w:t>técnica de priorización de requisitos que consiste en calificar dichos requisitos dentro de las categorías: Must, Should, Could or Would.</w:t>
            </w:r>
          </w:p>
        </w:tc>
      </w:tr>
      <w:tr w:rsidR="00F26E80" w:rsidRPr="00FA760A" w14:paraId="6C891213" w14:textId="77777777">
        <w:trPr>
          <w:trHeight w:val="1185"/>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7B" w14:textId="0B811DBC" w:rsidR="00F26E80" w:rsidRPr="00FA760A" w:rsidRDefault="00000000" w:rsidP="00A455DC">
            <w:pPr>
              <w:spacing w:after="120"/>
              <w:jc w:val="both"/>
            </w:pPr>
            <w:r w:rsidRPr="00FA760A">
              <w:t xml:space="preserve">Ingeniería del </w:t>
            </w:r>
            <w:r w:rsidR="00A455DC" w:rsidRPr="00FA760A">
              <w:rPr>
                <w:i/>
                <w:iCs/>
              </w:rPr>
              <w:t>software</w:t>
            </w:r>
            <w:r w:rsidRPr="00FA760A">
              <w:t>:</w:t>
            </w:r>
          </w:p>
        </w:tc>
        <w:tc>
          <w:tcPr>
            <w:tcW w:w="13020" w:type="dxa"/>
            <w:tcBorders>
              <w:top w:val="nil"/>
              <w:left w:val="nil"/>
              <w:bottom w:val="single" w:sz="8" w:space="0" w:color="000000"/>
              <w:right w:val="single" w:sz="8" w:space="0" w:color="000000"/>
            </w:tcBorders>
            <w:tcMar>
              <w:top w:w="100" w:type="dxa"/>
              <w:left w:w="100" w:type="dxa"/>
              <w:bottom w:w="100" w:type="dxa"/>
              <w:right w:w="100" w:type="dxa"/>
            </w:tcMar>
          </w:tcPr>
          <w:p w14:paraId="0000037C" w14:textId="735E628D" w:rsidR="00F26E80" w:rsidRPr="00FA760A" w:rsidRDefault="00000000" w:rsidP="00A455DC">
            <w:pPr>
              <w:spacing w:after="120"/>
              <w:jc w:val="both"/>
              <w:rPr>
                <w:rFonts w:eastAsia="Helvetica Neue"/>
              </w:rPr>
            </w:pPr>
            <w:r w:rsidRPr="00FA760A">
              <w:rPr>
                <w:rFonts w:eastAsia="Helvetica Neue"/>
              </w:rPr>
              <w:t xml:space="preserve">es una parte importante de las ciencias de la computación, o una ramificación de ella, que estudia la construcción de </w:t>
            </w:r>
            <w:r w:rsidR="00A455DC" w:rsidRPr="00FA760A">
              <w:rPr>
                <w:rFonts w:eastAsia="Helvetica Neue"/>
                <w:i/>
                <w:iCs/>
              </w:rPr>
              <w:t>software</w:t>
            </w:r>
            <w:r w:rsidRPr="00FA760A">
              <w:rPr>
                <w:rFonts w:eastAsia="Helvetica Neue"/>
              </w:rPr>
              <w:t xml:space="preserve"> seguro y de alta calidad, basándose en métodos y técnicas de ingeniería, además, brinda un efectivo soporte operacional y de otra índole, donde sobresale el mantenimiento.</w:t>
            </w:r>
          </w:p>
        </w:tc>
      </w:tr>
      <w:tr w:rsidR="00F26E80" w:rsidRPr="00FA760A" w14:paraId="6187565D" w14:textId="77777777">
        <w:trPr>
          <w:trHeight w:val="900"/>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7D" w14:textId="77777777" w:rsidR="00F26E80" w:rsidRPr="00FA760A" w:rsidRDefault="00000000" w:rsidP="00A455DC">
            <w:pPr>
              <w:spacing w:after="120"/>
              <w:jc w:val="both"/>
            </w:pPr>
            <w:r w:rsidRPr="00FA760A">
              <w:t>Scrum:</w:t>
            </w:r>
          </w:p>
        </w:tc>
        <w:tc>
          <w:tcPr>
            <w:tcW w:w="13020" w:type="dxa"/>
            <w:tcBorders>
              <w:top w:val="nil"/>
              <w:left w:val="nil"/>
              <w:bottom w:val="single" w:sz="8" w:space="0" w:color="000000"/>
              <w:right w:val="single" w:sz="8" w:space="0" w:color="000000"/>
            </w:tcBorders>
            <w:tcMar>
              <w:top w:w="100" w:type="dxa"/>
              <w:left w:w="100" w:type="dxa"/>
              <w:bottom w:w="100" w:type="dxa"/>
              <w:right w:w="100" w:type="dxa"/>
            </w:tcMar>
          </w:tcPr>
          <w:p w14:paraId="0000037E" w14:textId="77777777" w:rsidR="00F26E80" w:rsidRPr="00FA760A" w:rsidRDefault="00000000" w:rsidP="00A455DC">
            <w:pPr>
              <w:spacing w:after="120"/>
              <w:jc w:val="both"/>
              <w:rPr>
                <w:rFonts w:eastAsia="Helvetica Neue"/>
              </w:rPr>
            </w:pPr>
            <w:r w:rsidRPr="00FA760A">
              <w:rPr>
                <w:rFonts w:eastAsia="Helvetica Neue"/>
              </w:rPr>
              <w:t>es una metodología ágil, muy amplia, en la que se establece una forma efectiva y ordenada para que varios equipos trabajen mancomunadamente para lograr soluciones óptimas en proyectos muy complejos.</w:t>
            </w:r>
          </w:p>
        </w:tc>
      </w:tr>
      <w:tr w:rsidR="00F26E80" w:rsidRPr="00FA760A" w14:paraId="20092A8B" w14:textId="77777777">
        <w:trPr>
          <w:trHeight w:val="630"/>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7F" w14:textId="77777777" w:rsidR="00F26E80" w:rsidRPr="00FA760A" w:rsidRDefault="00000000" w:rsidP="00A455DC">
            <w:pPr>
              <w:spacing w:after="120"/>
              <w:jc w:val="both"/>
            </w:pPr>
            <w:r w:rsidRPr="00FA760A">
              <w:t>Investigación cualitativa:</w:t>
            </w:r>
          </w:p>
        </w:tc>
        <w:tc>
          <w:tcPr>
            <w:tcW w:w="13020" w:type="dxa"/>
            <w:tcBorders>
              <w:top w:val="nil"/>
              <w:left w:val="nil"/>
              <w:bottom w:val="single" w:sz="8" w:space="0" w:color="000000"/>
              <w:right w:val="single" w:sz="8" w:space="0" w:color="000000"/>
            </w:tcBorders>
            <w:tcMar>
              <w:top w:w="100" w:type="dxa"/>
              <w:left w:w="100" w:type="dxa"/>
              <w:bottom w:w="100" w:type="dxa"/>
              <w:right w:w="100" w:type="dxa"/>
            </w:tcMar>
          </w:tcPr>
          <w:p w14:paraId="00000380" w14:textId="77777777" w:rsidR="00F26E80" w:rsidRPr="00FA760A" w:rsidRDefault="00000000" w:rsidP="00A455DC">
            <w:pPr>
              <w:spacing w:after="120"/>
              <w:jc w:val="both"/>
              <w:rPr>
                <w:rFonts w:eastAsia="Helvetica Neue"/>
              </w:rPr>
            </w:pPr>
            <w:r w:rsidRPr="00FA760A">
              <w:rPr>
                <w:rFonts w:eastAsia="Helvetica Neue"/>
              </w:rPr>
              <w:t>es el método científico de observación directa para extraer o recepcionar datos no numéricos. ​</w:t>
            </w:r>
          </w:p>
        </w:tc>
      </w:tr>
      <w:tr w:rsidR="00F26E80" w:rsidRPr="00FA760A" w14:paraId="1AB1DA89" w14:textId="77777777">
        <w:trPr>
          <w:trHeight w:val="630"/>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81" w14:textId="77777777" w:rsidR="00F26E80" w:rsidRPr="00FA760A" w:rsidRDefault="00000000" w:rsidP="00A455DC">
            <w:pPr>
              <w:spacing w:after="120"/>
              <w:jc w:val="both"/>
            </w:pPr>
            <w:r w:rsidRPr="00FA760A">
              <w:t>ViewPoint</w:t>
            </w:r>
          </w:p>
        </w:tc>
        <w:tc>
          <w:tcPr>
            <w:tcW w:w="13020" w:type="dxa"/>
            <w:tcBorders>
              <w:top w:val="nil"/>
              <w:left w:val="nil"/>
              <w:bottom w:val="single" w:sz="8" w:space="0" w:color="000000"/>
              <w:right w:val="single" w:sz="8" w:space="0" w:color="000000"/>
            </w:tcBorders>
            <w:tcMar>
              <w:top w:w="100" w:type="dxa"/>
              <w:left w:w="100" w:type="dxa"/>
              <w:bottom w:w="100" w:type="dxa"/>
              <w:right w:w="100" w:type="dxa"/>
            </w:tcMar>
          </w:tcPr>
          <w:p w14:paraId="00000382" w14:textId="77777777" w:rsidR="00F26E80" w:rsidRPr="00FA760A" w:rsidRDefault="00000000" w:rsidP="00A455DC">
            <w:pPr>
              <w:spacing w:after="120"/>
              <w:jc w:val="both"/>
              <w:rPr>
                <w:rFonts w:eastAsia="Helvetica Neue"/>
              </w:rPr>
            </w:pPr>
            <w:r w:rsidRPr="00FA760A">
              <w:rPr>
                <w:rFonts w:eastAsia="Helvetica Neue"/>
              </w:rPr>
              <w:t>se cimienta en la integración de enfoque con puntos de vista.</w:t>
            </w:r>
          </w:p>
        </w:tc>
      </w:tr>
      <w:tr w:rsidR="00F26E80" w:rsidRPr="00FA760A" w14:paraId="34196A8D" w14:textId="77777777">
        <w:trPr>
          <w:trHeight w:val="412"/>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83" w14:textId="77777777" w:rsidR="00F26E80" w:rsidRPr="00FA760A" w:rsidRDefault="00000000" w:rsidP="00A455DC">
            <w:pPr>
              <w:spacing w:after="120"/>
              <w:jc w:val="both"/>
            </w:pPr>
            <w:r w:rsidRPr="00FA760A">
              <w:t>Prototipo:</w:t>
            </w:r>
          </w:p>
        </w:tc>
        <w:tc>
          <w:tcPr>
            <w:tcW w:w="13020" w:type="dxa"/>
            <w:tcBorders>
              <w:top w:val="nil"/>
              <w:left w:val="nil"/>
              <w:bottom w:val="single" w:sz="8" w:space="0" w:color="000000"/>
              <w:right w:val="single" w:sz="8" w:space="0" w:color="000000"/>
            </w:tcBorders>
            <w:tcMar>
              <w:top w:w="100" w:type="dxa"/>
              <w:left w:w="100" w:type="dxa"/>
              <w:bottom w:w="100" w:type="dxa"/>
              <w:right w:w="100" w:type="dxa"/>
            </w:tcMar>
          </w:tcPr>
          <w:p w14:paraId="00000384" w14:textId="77777777" w:rsidR="00F26E80" w:rsidRPr="00FA760A" w:rsidRDefault="00000000" w:rsidP="00A455DC">
            <w:pPr>
              <w:spacing w:before="240" w:after="120"/>
              <w:rPr>
                <w:rFonts w:eastAsia="Helvetica Neue"/>
              </w:rPr>
            </w:pPr>
            <w:r w:rsidRPr="00FA760A">
              <w:rPr>
                <w:rFonts w:eastAsia="Helvetica Neue"/>
              </w:rPr>
              <w:t xml:space="preserve">consiste en una representación supuesta pero concreta y muy aterrizada de una parte específica o la totalidad de un proyecto, idea de negocio, e incluso, un producto o servicio. </w:t>
            </w:r>
          </w:p>
        </w:tc>
      </w:tr>
      <w:tr w:rsidR="00F26E80" w:rsidRPr="00FA760A" w14:paraId="4E196037" w14:textId="77777777">
        <w:trPr>
          <w:trHeight w:val="630"/>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85" w14:textId="77777777" w:rsidR="00F26E80" w:rsidRPr="00FA760A" w:rsidRDefault="00000000" w:rsidP="00A455DC">
            <w:pPr>
              <w:spacing w:after="120"/>
              <w:jc w:val="both"/>
            </w:pPr>
            <w:r w:rsidRPr="00FA760A">
              <w:t>Requerimiento:</w:t>
            </w:r>
          </w:p>
        </w:tc>
        <w:tc>
          <w:tcPr>
            <w:tcW w:w="13020" w:type="dxa"/>
            <w:tcBorders>
              <w:top w:val="nil"/>
              <w:left w:val="nil"/>
              <w:bottom w:val="single" w:sz="8" w:space="0" w:color="000000"/>
              <w:right w:val="single" w:sz="8" w:space="0" w:color="000000"/>
            </w:tcBorders>
            <w:tcMar>
              <w:top w:w="100" w:type="dxa"/>
              <w:left w:w="100" w:type="dxa"/>
              <w:bottom w:w="100" w:type="dxa"/>
              <w:right w:w="100" w:type="dxa"/>
            </w:tcMar>
          </w:tcPr>
          <w:p w14:paraId="00000386" w14:textId="06F7B057" w:rsidR="00F26E80" w:rsidRPr="00FA760A" w:rsidRDefault="00000000" w:rsidP="00A455DC">
            <w:pPr>
              <w:spacing w:before="240" w:after="240"/>
              <w:rPr>
                <w:rFonts w:eastAsia="Helvetica Neue"/>
              </w:rPr>
            </w:pPr>
            <w:r w:rsidRPr="00FA760A">
              <w:rPr>
                <w:rFonts w:eastAsia="Helvetica Neue"/>
              </w:rPr>
              <w:t xml:space="preserve">la funcionalidad que se espera tenga un determinado </w:t>
            </w:r>
            <w:r w:rsidR="00A455DC" w:rsidRPr="00FA760A">
              <w:rPr>
                <w:rFonts w:eastAsia="Helvetica Neue"/>
                <w:i/>
                <w:iCs/>
              </w:rPr>
              <w:t>software</w:t>
            </w:r>
            <w:r w:rsidRPr="00FA760A">
              <w:rPr>
                <w:rFonts w:eastAsia="Helvetica Neue"/>
              </w:rPr>
              <w:t>.</w:t>
            </w:r>
          </w:p>
        </w:tc>
      </w:tr>
      <w:tr w:rsidR="00F26E80" w:rsidRPr="00FA760A" w14:paraId="3E8CF246" w14:textId="77777777">
        <w:trPr>
          <w:trHeight w:val="630"/>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87" w14:textId="77777777" w:rsidR="00F26E80" w:rsidRPr="00FA760A" w:rsidRDefault="00000000" w:rsidP="00A455DC">
            <w:pPr>
              <w:spacing w:after="120"/>
              <w:jc w:val="both"/>
            </w:pPr>
            <w:r w:rsidRPr="00FA760A">
              <w:t>Roles:</w:t>
            </w:r>
          </w:p>
        </w:tc>
        <w:tc>
          <w:tcPr>
            <w:tcW w:w="13020" w:type="dxa"/>
            <w:tcBorders>
              <w:top w:val="nil"/>
              <w:left w:val="nil"/>
              <w:bottom w:val="single" w:sz="8" w:space="0" w:color="000000"/>
              <w:right w:val="single" w:sz="8" w:space="0" w:color="000000"/>
            </w:tcBorders>
            <w:tcMar>
              <w:top w:w="100" w:type="dxa"/>
              <w:left w:w="100" w:type="dxa"/>
              <w:bottom w:w="100" w:type="dxa"/>
              <w:right w:w="100" w:type="dxa"/>
            </w:tcMar>
          </w:tcPr>
          <w:p w14:paraId="00000388" w14:textId="77777777" w:rsidR="00F26E80" w:rsidRPr="00FA760A" w:rsidRDefault="00000000" w:rsidP="00A455DC">
            <w:pPr>
              <w:spacing w:after="120"/>
              <w:jc w:val="both"/>
              <w:rPr>
                <w:rFonts w:eastAsia="Helvetica Neue"/>
              </w:rPr>
            </w:pPr>
            <w:r w:rsidRPr="00FA760A">
              <w:rPr>
                <w:rFonts w:eastAsia="Helvetica Neue"/>
              </w:rPr>
              <w:t>funciones que un individuo desempeña en un proceso, solución, proyecto, situación, etc.</w:t>
            </w:r>
          </w:p>
        </w:tc>
      </w:tr>
      <w:tr w:rsidR="00F26E80" w:rsidRPr="00FA760A" w14:paraId="40374E88" w14:textId="77777777">
        <w:trPr>
          <w:trHeight w:val="1185"/>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89" w14:textId="77777777" w:rsidR="00F26E80" w:rsidRPr="00FA760A" w:rsidRDefault="00000000" w:rsidP="00A455DC">
            <w:pPr>
              <w:spacing w:after="120"/>
              <w:jc w:val="both"/>
            </w:pPr>
            <w:r w:rsidRPr="00FA760A">
              <w:lastRenderedPageBreak/>
              <w:t>Stakeholders:</w:t>
            </w:r>
          </w:p>
        </w:tc>
        <w:tc>
          <w:tcPr>
            <w:tcW w:w="13020" w:type="dxa"/>
            <w:tcBorders>
              <w:top w:val="nil"/>
              <w:left w:val="nil"/>
              <w:bottom w:val="single" w:sz="8" w:space="0" w:color="000000"/>
              <w:right w:val="single" w:sz="8" w:space="0" w:color="000000"/>
            </w:tcBorders>
            <w:tcMar>
              <w:top w:w="100" w:type="dxa"/>
              <w:left w:w="100" w:type="dxa"/>
              <w:bottom w:w="100" w:type="dxa"/>
              <w:right w:w="100" w:type="dxa"/>
            </w:tcMar>
          </w:tcPr>
          <w:p w14:paraId="0000038A" w14:textId="77777777" w:rsidR="00F26E80" w:rsidRPr="00FA760A" w:rsidRDefault="00000000" w:rsidP="00A455DC">
            <w:pPr>
              <w:spacing w:after="120"/>
              <w:jc w:val="both"/>
              <w:rPr>
                <w:rFonts w:eastAsia="Helvetica Neue"/>
              </w:rPr>
            </w:pPr>
            <w:r w:rsidRPr="00FA760A">
              <w:rPr>
                <w:rFonts w:eastAsia="Helvetica Neue"/>
              </w:rPr>
              <w:t>se trata del participante, integrante, parte interesada, puede ser un individuo, una empresa u organización, que tiene cualquier tipo de participación directa, de forma interna o externa en un proceso que estudiamos y pretendemos sistematizar.</w:t>
            </w:r>
          </w:p>
        </w:tc>
      </w:tr>
      <w:tr w:rsidR="00F26E80" w:rsidRPr="00FA760A" w14:paraId="24CC8ED9" w14:textId="77777777">
        <w:trPr>
          <w:trHeight w:val="630"/>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8B" w14:textId="77777777" w:rsidR="00F26E80" w:rsidRPr="00FA760A" w:rsidRDefault="00000000" w:rsidP="00A455DC">
            <w:pPr>
              <w:spacing w:after="120"/>
              <w:jc w:val="both"/>
            </w:pPr>
            <w:r w:rsidRPr="00FA760A">
              <w:t>Técnicas:</w:t>
            </w:r>
          </w:p>
        </w:tc>
        <w:tc>
          <w:tcPr>
            <w:tcW w:w="13020" w:type="dxa"/>
            <w:tcBorders>
              <w:top w:val="nil"/>
              <w:left w:val="nil"/>
              <w:bottom w:val="single" w:sz="8" w:space="0" w:color="000000"/>
              <w:right w:val="single" w:sz="8" w:space="0" w:color="000000"/>
            </w:tcBorders>
            <w:tcMar>
              <w:top w:w="100" w:type="dxa"/>
              <w:left w:w="100" w:type="dxa"/>
              <w:bottom w:w="100" w:type="dxa"/>
              <w:right w:w="100" w:type="dxa"/>
            </w:tcMar>
          </w:tcPr>
          <w:p w14:paraId="0000038C" w14:textId="77777777" w:rsidR="00F26E80" w:rsidRPr="00FA760A" w:rsidRDefault="00000000" w:rsidP="00A455DC">
            <w:pPr>
              <w:spacing w:after="120"/>
              <w:jc w:val="both"/>
              <w:rPr>
                <w:rFonts w:eastAsia="Helvetica Neue"/>
              </w:rPr>
            </w:pPr>
            <w:r w:rsidRPr="00FA760A">
              <w:rPr>
                <w:rFonts w:eastAsia="Helvetica Neue"/>
              </w:rPr>
              <w:t>hace referencia a todos los procedimientos que se usan para lograr un resultado determinado.</w:t>
            </w:r>
          </w:p>
        </w:tc>
      </w:tr>
    </w:tbl>
    <w:p w14:paraId="0000038D" w14:textId="77777777" w:rsidR="00F26E80" w:rsidRPr="00FA760A" w:rsidRDefault="00F26E80" w:rsidP="00A455DC"/>
    <w:p w14:paraId="0000038E" w14:textId="77777777" w:rsidR="00F26E80" w:rsidRPr="00FA760A" w:rsidRDefault="00F26E80" w:rsidP="00A455DC"/>
    <w:p w14:paraId="0000038F" w14:textId="648320A8" w:rsidR="00F26E80" w:rsidRPr="00FA760A" w:rsidRDefault="00000000" w:rsidP="00A455DC">
      <w:pPr>
        <w:spacing w:after="120" w:line="240" w:lineRule="auto"/>
        <w:rPr>
          <w:b/>
        </w:rPr>
      </w:pPr>
      <w:r w:rsidRPr="00FA760A">
        <w:rPr>
          <w:b/>
        </w:rPr>
        <w:t>R</w:t>
      </w:r>
      <w:r w:rsidR="00F22FED" w:rsidRPr="00FA760A">
        <w:rPr>
          <w:b/>
        </w:rPr>
        <w:t>eferentes bibliográficos</w:t>
      </w:r>
    </w:p>
    <w:p w14:paraId="00000390" w14:textId="77777777" w:rsidR="00F26E80" w:rsidRPr="00FA760A" w:rsidRDefault="00F26E80" w:rsidP="00A455DC">
      <w:pPr>
        <w:spacing w:after="120" w:line="240" w:lineRule="auto"/>
        <w:rPr>
          <w:b/>
        </w:rPr>
      </w:pPr>
    </w:p>
    <w:tbl>
      <w:tblPr>
        <w:tblStyle w:val="affffffff3"/>
        <w:tblW w:w="157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55"/>
        <w:gridCol w:w="13650"/>
      </w:tblGrid>
      <w:tr w:rsidR="00F26E80" w:rsidRPr="00FA760A" w14:paraId="5690F3B2" w14:textId="77777777">
        <w:trPr>
          <w:trHeight w:val="660"/>
        </w:trPr>
        <w:tc>
          <w:tcPr>
            <w:tcW w:w="205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91" w14:textId="77777777" w:rsidR="00F26E80" w:rsidRPr="00FA760A" w:rsidRDefault="00000000" w:rsidP="00A455DC">
            <w:pPr>
              <w:spacing w:before="240" w:after="120"/>
              <w:rPr>
                <w:b/>
              </w:rPr>
            </w:pPr>
            <w:r w:rsidRPr="00FA760A">
              <w:rPr>
                <w:b/>
              </w:rPr>
              <w:t>Tipo de recurso</w:t>
            </w:r>
          </w:p>
        </w:tc>
        <w:tc>
          <w:tcPr>
            <w:tcW w:w="13650"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tcPr>
          <w:p w14:paraId="00000392" w14:textId="77777777" w:rsidR="00F26E80" w:rsidRPr="00FA760A" w:rsidRDefault="00000000" w:rsidP="00A455DC">
            <w:pPr>
              <w:spacing w:before="240" w:after="120"/>
              <w:jc w:val="center"/>
              <w:rPr>
                <w:b/>
              </w:rPr>
            </w:pPr>
            <w:r w:rsidRPr="00FA760A">
              <w:rPr>
                <w:b/>
              </w:rPr>
              <w:t>Bibliografía</w:t>
            </w:r>
          </w:p>
        </w:tc>
      </w:tr>
      <w:tr w:rsidR="00F26E80" w:rsidRPr="00FA760A" w14:paraId="11E1DDD7" w14:textId="77777777">
        <w:trPr>
          <w:trHeight w:val="780"/>
        </w:trPr>
        <w:tc>
          <w:tcPr>
            <w:tcW w:w="205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000393" w14:textId="77777777" w:rsidR="00F26E80" w:rsidRPr="00FA760A" w:rsidRDefault="00000000" w:rsidP="00A455DC">
            <w:pPr>
              <w:spacing w:before="240" w:after="120"/>
              <w:rPr>
                <w:b/>
              </w:rPr>
            </w:pPr>
            <w:r w:rsidRPr="00FA760A">
              <w:rPr>
                <w:b/>
              </w:rPr>
              <w:t>Página web</w:t>
            </w:r>
          </w:p>
        </w:tc>
        <w:tc>
          <w:tcPr>
            <w:tcW w:w="136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0000394" w14:textId="6A56D682" w:rsidR="00F26E80" w:rsidRPr="00FA760A" w:rsidRDefault="00726CBC" w:rsidP="00A455DC">
            <w:pPr>
              <w:spacing w:before="240" w:after="240"/>
              <w:rPr>
                <w:color w:val="0000FF"/>
                <w:u w:val="single"/>
              </w:rPr>
            </w:pPr>
            <w:r w:rsidRPr="00FA760A">
              <w:rPr>
                <w:i/>
              </w:rPr>
              <w:t>Apiumhub</w:t>
            </w:r>
            <w:r w:rsidRPr="00FA760A">
              <w:t xml:space="preserve">, (2016), </w:t>
            </w:r>
            <w:r w:rsidRPr="00FA760A">
              <w:rPr>
                <w:i/>
                <w:iCs/>
              </w:rPr>
              <w:t xml:space="preserve">Técnicas de priorización de requerimientos de </w:t>
            </w:r>
            <w:r w:rsidR="00A455DC" w:rsidRPr="00FA760A">
              <w:rPr>
                <w:i/>
                <w:iCs/>
              </w:rPr>
              <w:t>software</w:t>
            </w:r>
            <w:r w:rsidRPr="00FA760A">
              <w:rPr>
                <w:i/>
                <w:iCs/>
              </w:rPr>
              <w:t xml:space="preserve"> que debes saber</w:t>
            </w:r>
            <w:r w:rsidRPr="00FA760A">
              <w:t>.</w:t>
            </w:r>
            <w:hyperlink r:id="rId107">
              <w:r w:rsidRPr="00FA760A">
                <w:rPr>
                  <w:rStyle w:val="Hipervnculo"/>
                </w:rPr>
                <w:t xml:space="preserve"> </w:t>
              </w:r>
            </w:hyperlink>
            <w:hyperlink r:id="rId108">
              <w:r w:rsidRPr="00FA760A">
                <w:rPr>
                  <w:rStyle w:val="Hipervnculo"/>
                </w:rPr>
                <w:t>https://apiumhub.com/es/tech-blog-barcelona/priorizacion-requerimientos-</w:t>
              </w:r>
              <w:r w:rsidR="00A455DC" w:rsidRPr="00FA760A">
                <w:rPr>
                  <w:rStyle w:val="Hipervnculo"/>
                  <w:i/>
                  <w:iCs/>
                </w:rPr>
                <w:t>software</w:t>
              </w:r>
              <w:r w:rsidRPr="00FA760A">
                <w:rPr>
                  <w:rStyle w:val="Hipervnculo"/>
                </w:rPr>
                <w:t>/</w:t>
              </w:r>
            </w:hyperlink>
          </w:p>
        </w:tc>
      </w:tr>
      <w:tr w:rsidR="00F26E80" w:rsidRPr="00FA760A" w14:paraId="21084358" w14:textId="77777777">
        <w:trPr>
          <w:trHeight w:val="780"/>
        </w:trPr>
        <w:tc>
          <w:tcPr>
            <w:tcW w:w="205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000395" w14:textId="77777777" w:rsidR="00F26E80" w:rsidRPr="00FA760A" w:rsidRDefault="00000000" w:rsidP="00A455DC">
            <w:pPr>
              <w:spacing w:before="240" w:after="120"/>
              <w:rPr>
                <w:b/>
              </w:rPr>
            </w:pPr>
            <w:r w:rsidRPr="00FA760A">
              <w:rPr>
                <w:b/>
              </w:rPr>
              <w:t>Libro</w:t>
            </w:r>
          </w:p>
        </w:tc>
        <w:tc>
          <w:tcPr>
            <w:tcW w:w="136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0000396" w14:textId="7DBA7A0E" w:rsidR="00F26E80" w:rsidRPr="00FA760A" w:rsidRDefault="00726CBC" w:rsidP="00A455DC">
            <w:pPr>
              <w:spacing w:before="240" w:after="240"/>
              <w:rPr>
                <w:color w:val="1155CC"/>
                <w:u w:val="single"/>
              </w:rPr>
            </w:pPr>
            <w:r w:rsidRPr="00FA760A">
              <w:t xml:space="preserve">Debrauwer, L. &amp; Van Der, F. (2020), </w:t>
            </w:r>
            <w:r w:rsidRPr="00FA760A">
              <w:rPr>
                <w:i/>
                <w:iCs/>
              </w:rPr>
              <w:t>UML 2.5 Iniciación, ejemplos y ejercicios corregidos</w:t>
            </w:r>
            <w:r w:rsidRPr="00FA760A">
              <w:t xml:space="preserve"> (5ª edición).</w:t>
            </w:r>
            <w:hyperlink r:id="rId109">
              <w:r w:rsidRPr="00FA760A">
                <w:rPr>
                  <w:rStyle w:val="Hipervnculo"/>
                </w:rPr>
                <w:t xml:space="preserve"> </w:t>
              </w:r>
            </w:hyperlink>
            <w:hyperlink r:id="rId110">
              <w:r w:rsidRPr="00FA760A">
                <w:rPr>
                  <w:rStyle w:val="Hipervnculo"/>
                </w:rPr>
                <w:t>https://www-eni-training-com.bdigital.sena.edu.co/portal/client/mediabook/home</w:t>
              </w:r>
            </w:hyperlink>
            <w:r w:rsidRPr="00FA760A">
              <w:t xml:space="preserve">  </w:t>
            </w:r>
          </w:p>
        </w:tc>
      </w:tr>
      <w:tr w:rsidR="00F26E80" w:rsidRPr="00FA760A" w14:paraId="550C5053" w14:textId="77777777">
        <w:trPr>
          <w:trHeight w:val="660"/>
        </w:trPr>
        <w:tc>
          <w:tcPr>
            <w:tcW w:w="205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000397" w14:textId="77777777" w:rsidR="00F26E80" w:rsidRPr="00FA760A" w:rsidRDefault="00000000" w:rsidP="00A455DC">
            <w:pPr>
              <w:spacing w:before="240" w:after="120"/>
              <w:rPr>
                <w:b/>
              </w:rPr>
            </w:pPr>
            <w:r w:rsidRPr="00FA760A">
              <w:rPr>
                <w:b/>
              </w:rPr>
              <w:t>Página web</w:t>
            </w:r>
          </w:p>
        </w:tc>
        <w:tc>
          <w:tcPr>
            <w:tcW w:w="136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0000398" w14:textId="076CFB48" w:rsidR="00F26E80" w:rsidRPr="00FA760A" w:rsidRDefault="00726CBC" w:rsidP="00A455DC">
            <w:pPr>
              <w:spacing w:before="240" w:after="240"/>
              <w:ind w:left="1440" w:hanging="1440"/>
              <w:rPr>
                <w:color w:val="0000FF"/>
                <w:u w:val="single"/>
              </w:rPr>
            </w:pPr>
            <w:r w:rsidRPr="00FA760A">
              <w:rPr>
                <w:i/>
              </w:rPr>
              <w:t>Edteam</w:t>
            </w:r>
            <w:r w:rsidRPr="00FA760A">
              <w:t xml:space="preserve">, (2017), </w:t>
            </w:r>
            <w:r w:rsidRPr="00FA760A">
              <w:rPr>
                <w:i/>
                <w:iCs/>
              </w:rPr>
              <w:t xml:space="preserve">¿Cómo se deciden las versiones del </w:t>
            </w:r>
            <w:r w:rsidR="00A455DC" w:rsidRPr="00FA760A">
              <w:rPr>
                <w:i/>
                <w:iCs/>
              </w:rPr>
              <w:t>software</w:t>
            </w:r>
            <w:r w:rsidRPr="00FA760A">
              <w:rPr>
                <w:i/>
                <w:iCs/>
              </w:rPr>
              <w:t>?.</w:t>
            </w:r>
            <w:hyperlink r:id="rId111">
              <w:r w:rsidRPr="00FA760A">
                <w:rPr>
                  <w:rStyle w:val="Hipervnculo"/>
                  <w:i/>
                  <w:iCs/>
                </w:rPr>
                <w:t xml:space="preserve"> </w:t>
              </w:r>
            </w:hyperlink>
            <w:hyperlink r:id="rId112">
              <w:r w:rsidRPr="00FA760A">
                <w:rPr>
                  <w:rStyle w:val="Hipervnculo"/>
                </w:rPr>
                <w:t>https://ed.team/blog/como-se-deciden-las-versiones-del-</w:t>
              </w:r>
              <w:r w:rsidR="00A455DC" w:rsidRPr="00FA760A">
                <w:rPr>
                  <w:rStyle w:val="Hipervnculo"/>
                  <w:i/>
                  <w:iCs/>
                </w:rPr>
                <w:t>software</w:t>
              </w:r>
            </w:hyperlink>
          </w:p>
        </w:tc>
      </w:tr>
      <w:tr w:rsidR="00F26E80" w:rsidRPr="00FA760A" w14:paraId="54725352" w14:textId="77777777">
        <w:trPr>
          <w:trHeight w:val="780"/>
        </w:trPr>
        <w:tc>
          <w:tcPr>
            <w:tcW w:w="205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000399" w14:textId="77777777" w:rsidR="00F26E80" w:rsidRPr="00FA760A" w:rsidRDefault="00000000" w:rsidP="00A455DC">
            <w:pPr>
              <w:spacing w:before="240" w:after="120"/>
              <w:rPr>
                <w:b/>
              </w:rPr>
            </w:pPr>
            <w:r w:rsidRPr="00FA760A">
              <w:rPr>
                <w:b/>
              </w:rPr>
              <w:t>Página web</w:t>
            </w:r>
          </w:p>
        </w:tc>
        <w:tc>
          <w:tcPr>
            <w:tcW w:w="136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F0D8A50" w14:textId="7AF0AE21" w:rsidR="00726CBC" w:rsidRPr="00FA760A" w:rsidRDefault="00726CBC" w:rsidP="00A455DC">
            <w:pPr>
              <w:rPr>
                <w:u w:val="single"/>
              </w:rPr>
            </w:pPr>
            <w:r w:rsidRPr="00FA760A">
              <w:t xml:space="preserve">Grupo ACMS Consultores, (2019), </w:t>
            </w:r>
            <w:r w:rsidRPr="00FA760A">
              <w:rPr>
                <w:i/>
                <w:iCs/>
              </w:rPr>
              <w:t xml:space="preserve">Norma ISO 33000 Calidad de procesos de desarrollo </w:t>
            </w:r>
            <w:r w:rsidR="00A455DC" w:rsidRPr="00FA760A">
              <w:rPr>
                <w:i/>
                <w:iCs/>
              </w:rPr>
              <w:t>software</w:t>
            </w:r>
            <w:r w:rsidRPr="00FA760A">
              <w:t xml:space="preserve">. </w:t>
            </w:r>
            <w:hyperlink r:id="rId113">
              <w:r w:rsidRPr="00FA760A">
                <w:rPr>
                  <w:rStyle w:val="Hipervnculo"/>
                </w:rPr>
                <w:t xml:space="preserve"> </w:t>
              </w:r>
            </w:hyperlink>
            <w:hyperlink r:id="rId114">
              <w:r w:rsidRPr="00FA760A">
                <w:rPr>
                  <w:rStyle w:val="Hipervnculo"/>
                </w:rPr>
                <w:t>https://www.grupoacms.com/norma-iso-33000</w:t>
              </w:r>
            </w:hyperlink>
          </w:p>
          <w:p w14:paraId="0000039A" w14:textId="6445B4B1" w:rsidR="00F26E80" w:rsidRPr="00FA760A" w:rsidRDefault="00F26E80" w:rsidP="00A455DC">
            <w:pPr>
              <w:spacing w:before="240" w:after="240"/>
              <w:ind w:left="-60"/>
              <w:rPr>
                <w:color w:val="0000FF"/>
                <w:u w:val="single"/>
              </w:rPr>
            </w:pPr>
          </w:p>
        </w:tc>
      </w:tr>
      <w:tr w:rsidR="00F26E80" w:rsidRPr="00FA760A" w14:paraId="40F36275" w14:textId="77777777">
        <w:trPr>
          <w:trHeight w:val="1148"/>
        </w:trPr>
        <w:tc>
          <w:tcPr>
            <w:tcW w:w="205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00039B" w14:textId="77777777" w:rsidR="00F26E80" w:rsidRPr="00FA760A" w:rsidRDefault="00000000" w:rsidP="00A455DC">
            <w:pPr>
              <w:spacing w:before="240" w:after="120"/>
              <w:rPr>
                <w:b/>
              </w:rPr>
            </w:pPr>
            <w:r w:rsidRPr="00FA760A">
              <w:rPr>
                <w:b/>
              </w:rPr>
              <w:lastRenderedPageBreak/>
              <w:t>Página web</w:t>
            </w:r>
          </w:p>
        </w:tc>
        <w:tc>
          <w:tcPr>
            <w:tcW w:w="136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000039C" w14:textId="678919AD" w:rsidR="00F26E80" w:rsidRPr="00FA760A" w:rsidRDefault="00726CBC" w:rsidP="00A455DC">
            <w:pPr>
              <w:spacing w:before="240" w:after="240"/>
              <w:rPr>
                <w:color w:val="0000FF"/>
                <w:u w:val="single"/>
              </w:rPr>
            </w:pPr>
            <w:r w:rsidRPr="00FA760A">
              <w:t>IEBS Business School, (2022), Qué es un product backlog y cómo hacer uno.</w:t>
            </w:r>
            <w:hyperlink r:id="rId115" w:anchor=":~:text=Un%20product%20backlog%20es%20una,visibles%20para%20todo%20el%20equipo">
              <w:r w:rsidRPr="00FA760A">
                <w:rPr>
                  <w:rStyle w:val="Hipervnculo"/>
                </w:rPr>
                <w:t xml:space="preserve"> </w:t>
              </w:r>
            </w:hyperlink>
            <w:hyperlink r:id="rId116" w:anchor=":~:text=Un%20product%20backlog%20es%20una,visibles%20para%20todo%20el%20equipo">
              <w:r w:rsidRPr="00FA760A">
                <w:rPr>
                  <w:rStyle w:val="Hipervnculo"/>
                </w:rPr>
                <w:t>https://www.iebschool.com/blog/que-es-un-product-backlog-y-como-hacer-uno-guia-scrum-agile-scrum/#:~:text=Un%20product%20backlog%20es%20una,visibles%20para%20todo%20el%20equipo</w:t>
              </w:r>
            </w:hyperlink>
          </w:p>
        </w:tc>
      </w:tr>
      <w:tr w:rsidR="00F26E80" w:rsidRPr="00FA760A" w14:paraId="5414EB09" w14:textId="77777777">
        <w:trPr>
          <w:trHeight w:val="657"/>
        </w:trPr>
        <w:tc>
          <w:tcPr>
            <w:tcW w:w="205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00039D" w14:textId="77777777" w:rsidR="00F26E80" w:rsidRPr="00FA760A" w:rsidRDefault="00000000" w:rsidP="00A455DC">
            <w:pPr>
              <w:spacing w:before="240" w:after="120"/>
              <w:rPr>
                <w:b/>
              </w:rPr>
            </w:pPr>
            <w:r w:rsidRPr="00FA760A">
              <w:rPr>
                <w:b/>
              </w:rPr>
              <w:t>Página web</w:t>
            </w:r>
          </w:p>
        </w:tc>
        <w:tc>
          <w:tcPr>
            <w:tcW w:w="136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000039E" w14:textId="209DF809" w:rsidR="00F26E80" w:rsidRPr="00FA760A" w:rsidRDefault="00190226" w:rsidP="00A455DC">
            <w:pPr>
              <w:spacing w:before="240" w:after="240"/>
              <w:rPr>
                <w:color w:val="0000FF"/>
                <w:u w:val="single"/>
              </w:rPr>
            </w:pPr>
            <w:r w:rsidRPr="00FA760A">
              <w:t xml:space="preserve">Ingeniería de </w:t>
            </w:r>
            <w:r w:rsidR="00A455DC" w:rsidRPr="00FA760A">
              <w:rPr>
                <w:i/>
                <w:iCs/>
              </w:rPr>
              <w:t>Software</w:t>
            </w:r>
            <w:r w:rsidRPr="00FA760A">
              <w:t xml:space="preserve"> I, (2018), </w:t>
            </w:r>
            <w:r w:rsidRPr="00FA760A">
              <w:rPr>
                <w:i/>
              </w:rPr>
              <w:t xml:space="preserve">Ingeniería de </w:t>
            </w:r>
            <w:r w:rsidR="00A455DC" w:rsidRPr="00FA760A">
              <w:rPr>
                <w:i/>
                <w:iCs/>
              </w:rPr>
              <w:t>software</w:t>
            </w:r>
            <w:r w:rsidRPr="00FA760A">
              <w:rPr>
                <w:i/>
              </w:rPr>
              <w:t xml:space="preserve"> I</w:t>
            </w:r>
            <w:r w:rsidRPr="00FA760A">
              <w:t>.</w:t>
            </w:r>
            <w:hyperlink r:id="rId117">
              <w:r w:rsidRPr="00FA760A">
                <w:rPr>
                  <w:rStyle w:val="Hipervnculo"/>
                </w:rPr>
                <w:t xml:space="preserve"> </w:t>
              </w:r>
            </w:hyperlink>
            <w:hyperlink r:id="rId118">
              <w:r w:rsidRPr="00FA760A">
                <w:rPr>
                  <w:rStyle w:val="Hipervnculo"/>
                </w:rPr>
                <w:t>https://isi2018.wordpress.com/2018/04/09/metodologia-agil-crystal/</w:t>
              </w:r>
            </w:hyperlink>
            <w:hyperlink r:id="rId119"/>
          </w:p>
        </w:tc>
      </w:tr>
      <w:tr w:rsidR="00F26E80" w:rsidRPr="00FA760A" w14:paraId="41898B84" w14:textId="77777777">
        <w:trPr>
          <w:trHeight w:val="780"/>
        </w:trPr>
        <w:tc>
          <w:tcPr>
            <w:tcW w:w="205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00039F" w14:textId="77777777" w:rsidR="00F26E80" w:rsidRPr="00FA760A" w:rsidRDefault="00000000" w:rsidP="00A455DC">
            <w:pPr>
              <w:spacing w:before="240" w:after="120"/>
              <w:rPr>
                <w:b/>
              </w:rPr>
            </w:pPr>
            <w:r w:rsidRPr="00FA760A">
              <w:rPr>
                <w:b/>
              </w:rPr>
              <w:t>Libro</w:t>
            </w:r>
          </w:p>
        </w:tc>
        <w:tc>
          <w:tcPr>
            <w:tcW w:w="136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00003A0" w14:textId="4AA6F3FD" w:rsidR="00F26E80" w:rsidRPr="00FA760A" w:rsidRDefault="00190226" w:rsidP="00A455DC">
            <w:pPr>
              <w:spacing w:before="240" w:after="240"/>
              <w:rPr>
                <w:color w:val="1155CC"/>
                <w:u w:val="single"/>
                <w:lang w:val="es-CO"/>
              </w:rPr>
            </w:pPr>
            <w:r w:rsidRPr="00FA760A">
              <w:t xml:space="preserve">Lis, G, &amp; Pantaleo, L. (2018), </w:t>
            </w:r>
            <w:r w:rsidRPr="00FA760A">
              <w:rPr>
                <w:i/>
                <w:iCs/>
              </w:rPr>
              <w:t xml:space="preserve">Ingeniería de </w:t>
            </w:r>
            <w:r w:rsidR="00A455DC" w:rsidRPr="00FA760A">
              <w:rPr>
                <w:i/>
                <w:iCs/>
              </w:rPr>
              <w:t>Software</w:t>
            </w:r>
            <w:r w:rsidRPr="00FA760A">
              <w:rPr>
                <w:i/>
                <w:iCs/>
              </w:rPr>
              <w:t xml:space="preserve">. </w:t>
            </w:r>
            <w:r w:rsidRPr="00FA760A">
              <w:rPr>
                <w:i/>
                <w:iCs/>
                <w:lang w:val="es-CO"/>
              </w:rPr>
              <w:t xml:space="preserve">(1ª Ed.), </w:t>
            </w:r>
            <w:hyperlink r:id="rId120">
              <w:r w:rsidRPr="00FA760A">
                <w:rPr>
                  <w:rStyle w:val="Hipervnculo"/>
                  <w:i/>
                  <w:iCs/>
                  <w:lang w:val="es-CO"/>
                </w:rPr>
                <w:t xml:space="preserve"> </w:t>
              </w:r>
            </w:hyperlink>
            <w:hyperlink r:id="rId121">
              <w:r w:rsidRPr="00FA760A">
                <w:rPr>
                  <w:rStyle w:val="Hipervnculo"/>
                </w:rPr>
                <w:t>https://www-alphaeditorialcloud-com.bdigital.sena.edu.co/reader/ingenieria-de-</w:t>
              </w:r>
              <w:r w:rsidR="00A455DC" w:rsidRPr="00FA760A">
                <w:rPr>
                  <w:rStyle w:val="Hipervnculo"/>
                  <w:i/>
                  <w:iCs/>
                </w:rPr>
                <w:t>software</w:t>
              </w:r>
              <w:r w:rsidRPr="00FA760A">
                <w:rPr>
                  <w:rStyle w:val="Hipervnculo"/>
                </w:rPr>
                <w:t>?location=155</w:t>
              </w:r>
            </w:hyperlink>
            <w:r w:rsidRPr="00FA760A">
              <w:t xml:space="preserve"> fuente SENA, No se puede comprobar, requiere contraseña y usuario </w:t>
            </w:r>
          </w:p>
        </w:tc>
      </w:tr>
      <w:tr w:rsidR="00F26E80" w:rsidRPr="00FA760A" w14:paraId="54BA1939" w14:textId="77777777">
        <w:trPr>
          <w:trHeight w:val="630"/>
        </w:trPr>
        <w:tc>
          <w:tcPr>
            <w:tcW w:w="205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0003A1" w14:textId="77777777" w:rsidR="00F26E80" w:rsidRPr="00FA760A" w:rsidRDefault="00000000" w:rsidP="00A455DC">
            <w:pPr>
              <w:spacing w:before="240" w:after="120"/>
            </w:pPr>
            <w:r w:rsidRPr="00FA760A">
              <w:t>Página web</w:t>
            </w:r>
          </w:p>
        </w:tc>
        <w:tc>
          <w:tcPr>
            <w:tcW w:w="136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00003A2" w14:textId="787E8D69" w:rsidR="00F26E80" w:rsidRPr="00FA760A" w:rsidRDefault="00190226" w:rsidP="00A455DC">
            <w:pPr>
              <w:spacing w:before="240" w:after="240"/>
              <w:rPr>
                <w:color w:val="0000FF"/>
                <w:u w:val="single"/>
              </w:rPr>
            </w:pPr>
            <w:r w:rsidRPr="00FA760A">
              <w:t xml:space="preserve">Peralta, E. (2021), </w:t>
            </w:r>
            <w:r w:rsidRPr="00FA760A">
              <w:rPr>
                <w:i/>
              </w:rPr>
              <w:t>Cómo Funciona la Metodología Scrum</w:t>
            </w:r>
            <w:r w:rsidRPr="00FA760A">
              <w:t xml:space="preserve">. </w:t>
            </w:r>
            <w:hyperlink r:id="rId122">
              <w:r w:rsidRPr="00FA760A">
                <w:rPr>
                  <w:rStyle w:val="Hipervnculo"/>
                </w:rPr>
                <w:t xml:space="preserve"> </w:t>
              </w:r>
            </w:hyperlink>
            <w:hyperlink r:id="rId123">
              <w:r w:rsidRPr="00FA760A">
                <w:rPr>
                  <w:rStyle w:val="Hipervnculo"/>
                </w:rPr>
                <w:t>https://www.genwords.com/blog/metodologia-scrum</w:t>
              </w:r>
            </w:hyperlink>
          </w:p>
        </w:tc>
      </w:tr>
      <w:tr w:rsidR="00F26E80" w:rsidRPr="00FA760A" w14:paraId="02668A7C" w14:textId="77777777">
        <w:trPr>
          <w:trHeight w:val="765"/>
        </w:trPr>
        <w:tc>
          <w:tcPr>
            <w:tcW w:w="205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0003A3" w14:textId="77777777" w:rsidR="00F26E80" w:rsidRPr="00FA760A" w:rsidRDefault="00000000" w:rsidP="00A455DC">
            <w:pPr>
              <w:spacing w:before="240" w:after="120"/>
              <w:rPr>
                <w:b/>
              </w:rPr>
            </w:pPr>
            <w:r w:rsidRPr="00FA760A">
              <w:rPr>
                <w:b/>
              </w:rPr>
              <w:t>Libro</w:t>
            </w:r>
          </w:p>
        </w:tc>
        <w:tc>
          <w:tcPr>
            <w:tcW w:w="136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00003A4" w14:textId="01EB0369" w:rsidR="00F26E80" w:rsidRPr="00FA760A" w:rsidRDefault="00190226" w:rsidP="00A455DC">
            <w:pPr>
              <w:spacing w:before="240" w:after="240"/>
              <w:rPr>
                <w:rFonts w:eastAsia="Helvetica Neue"/>
                <w:color w:val="0000FF"/>
                <w:u w:val="single"/>
              </w:rPr>
            </w:pPr>
            <w:r w:rsidRPr="00FA760A">
              <w:t xml:space="preserve">Pressman, R. &amp;  Maxim, B. (2021). </w:t>
            </w:r>
            <w:r w:rsidRPr="00FA760A">
              <w:rPr>
                <w:i/>
                <w:iCs/>
              </w:rPr>
              <w:t xml:space="preserve">Ingeniería de </w:t>
            </w:r>
            <w:r w:rsidR="00A455DC" w:rsidRPr="00FA760A">
              <w:rPr>
                <w:i/>
                <w:iCs/>
              </w:rPr>
              <w:t>software</w:t>
            </w:r>
            <w:r w:rsidRPr="00FA760A">
              <w:rPr>
                <w:i/>
                <w:iCs/>
              </w:rPr>
              <w:t xml:space="preserve"> – Un enfoque práctico. Novena Edición</w:t>
            </w:r>
            <w:r w:rsidRPr="00FA760A">
              <w:rPr>
                <w:i/>
              </w:rPr>
              <w:t>.</w:t>
            </w:r>
            <w:r w:rsidRPr="00FA760A">
              <w:t xml:space="preserve"> </w:t>
            </w:r>
            <w:hyperlink r:id="rId124">
              <w:r w:rsidRPr="00FA760A">
                <w:rPr>
                  <w:rStyle w:val="Hipervnculo"/>
                </w:rPr>
                <w:t xml:space="preserve"> </w:t>
              </w:r>
            </w:hyperlink>
            <w:hyperlink r:id="rId125">
              <w:r w:rsidRPr="00FA760A">
                <w:rPr>
                  <w:rStyle w:val="Hipervnculo"/>
                </w:rPr>
                <w:t>https://www-ebooks7-24-com.bdigital.sena.edu.co/?il=16414</w:t>
              </w:r>
            </w:hyperlink>
            <w:r w:rsidRPr="00FA760A">
              <w:t xml:space="preserve">  fuente SENA, No se puede comprobar, requiere contraseña y usuario.</w:t>
            </w:r>
          </w:p>
        </w:tc>
      </w:tr>
      <w:tr w:rsidR="00F26E80" w:rsidRPr="00AF255D" w14:paraId="32DB644E" w14:textId="77777777">
        <w:trPr>
          <w:trHeight w:val="630"/>
        </w:trPr>
        <w:tc>
          <w:tcPr>
            <w:tcW w:w="205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0003A5" w14:textId="77777777" w:rsidR="00F26E80" w:rsidRPr="00FA760A" w:rsidRDefault="00000000" w:rsidP="00A455DC">
            <w:pPr>
              <w:spacing w:before="240" w:after="120"/>
              <w:rPr>
                <w:b/>
              </w:rPr>
            </w:pPr>
            <w:r w:rsidRPr="00FA760A">
              <w:rPr>
                <w:b/>
              </w:rPr>
              <w:t>Libro</w:t>
            </w:r>
          </w:p>
        </w:tc>
        <w:tc>
          <w:tcPr>
            <w:tcW w:w="136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00003A6" w14:textId="2FEE8619" w:rsidR="00F26E80" w:rsidRPr="00FA760A" w:rsidRDefault="00190226" w:rsidP="00A455DC">
            <w:pPr>
              <w:spacing w:before="240" w:after="240"/>
              <w:rPr>
                <w:rFonts w:eastAsia="Verdana"/>
                <w:i/>
              </w:rPr>
            </w:pPr>
            <w:r w:rsidRPr="00FA760A">
              <w:rPr>
                <w:i/>
              </w:rPr>
              <w:t xml:space="preserve">Sommerville, I (2011), Ingeniería del </w:t>
            </w:r>
            <w:r w:rsidR="00A455DC" w:rsidRPr="00FA760A">
              <w:rPr>
                <w:i/>
                <w:iCs/>
              </w:rPr>
              <w:t>software</w:t>
            </w:r>
            <w:r w:rsidRPr="00FA760A">
              <w:rPr>
                <w:i/>
              </w:rPr>
              <w:t xml:space="preserve">. Novena Edición. México: </w:t>
            </w:r>
            <w:r w:rsidRPr="00FA760A">
              <w:rPr>
                <w:iCs/>
              </w:rPr>
              <w:t>Pearson Educación</w:t>
            </w:r>
            <w:r w:rsidRPr="00FA760A" w:rsidDel="00190226">
              <w:rPr>
                <w:rFonts w:eastAsia="Verdana"/>
                <w:i/>
              </w:rPr>
              <w:t xml:space="preserve"> </w:t>
            </w:r>
          </w:p>
        </w:tc>
      </w:tr>
    </w:tbl>
    <w:p w14:paraId="000003A7" w14:textId="77777777" w:rsidR="00F26E80" w:rsidRPr="00AF255D" w:rsidRDefault="00F26E80" w:rsidP="00A455DC">
      <w:pPr>
        <w:spacing w:after="120" w:line="240" w:lineRule="auto"/>
        <w:rPr>
          <w:b/>
        </w:rPr>
      </w:pPr>
    </w:p>
    <w:sectPr w:rsidR="00F26E80" w:rsidRPr="00AF255D">
      <w:headerReference w:type="default" r:id="rId126"/>
      <w:pgSz w:w="16834" w:h="11909" w:orient="landscape"/>
      <w:pgMar w:top="566" w:right="566" w:bottom="566" w:left="566"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9-26T23:35:00Z" w:initials="">
    <w:p w14:paraId="000003AB" w14:textId="77777777" w:rsidR="00F26E80" w:rsidRDefault="00000000">
      <w:pPr>
        <w:widowControl w:val="0"/>
        <w:pBdr>
          <w:top w:val="nil"/>
          <w:left w:val="nil"/>
          <w:bottom w:val="nil"/>
          <w:right w:val="nil"/>
          <w:between w:val="nil"/>
        </w:pBdr>
        <w:spacing w:line="240" w:lineRule="auto"/>
        <w:rPr>
          <w:color w:val="000000"/>
        </w:rPr>
      </w:pPr>
      <w:r>
        <w:rPr>
          <w:color w:val="000000"/>
        </w:rPr>
        <w:t>no corresponde al programa</w:t>
      </w:r>
    </w:p>
  </w:comment>
  <w:comment w:id="15" w:author="ELSA CRISTINA ARENAS MARTINEZ" w:date="2022-09-18T13:17:00Z" w:initials="">
    <w:p w14:paraId="000003AF" w14:textId="77777777" w:rsidR="00F26E80" w:rsidRDefault="00000000">
      <w:pPr>
        <w:widowControl w:val="0"/>
        <w:pBdr>
          <w:top w:val="nil"/>
          <w:left w:val="nil"/>
          <w:bottom w:val="nil"/>
          <w:right w:val="nil"/>
          <w:between w:val="nil"/>
        </w:pBdr>
        <w:spacing w:line="240" w:lineRule="auto"/>
        <w:rPr>
          <w:color w:val="000000"/>
        </w:rPr>
      </w:pPr>
      <w:r>
        <w:rPr>
          <w:color w:val="000000"/>
        </w:rPr>
        <w:t>El video realizado por el experto se encuentra en la carpeta Anexos. Toda la narración de explicación, por ende, no hay que incorporar ninguna.</w:t>
      </w:r>
    </w:p>
    <w:p w14:paraId="000003B0" w14:textId="77777777" w:rsidR="00F26E80" w:rsidRDefault="00F26E80">
      <w:pPr>
        <w:widowControl w:val="0"/>
        <w:pBdr>
          <w:top w:val="nil"/>
          <w:left w:val="nil"/>
          <w:bottom w:val="nil"/>
          <w:right w:val="nil"/>
          <w:between w:val="nil"/>
        </w:pBdr>
        <w:spacing w:line="240" w:lineRule="auto"/>
        <w:rPr>
          <w:color w:val="000000"/>
        </w:rPr>
      </w:pPr>
    </w:p>
    <w:p w14:paraId="000003B1" w14:textId="77777777" w:rsidR="00F26E80" w:rsidRDefault="00000000">
      <w:pPr>
        <w:widowControl w:val="0"/>
        <w:pBdr>
          <w:top w:val="nil"/>
          <w:left w:val="nil"/>
          <w:bottom w:val="nil"/>
          <w:right w:val="nil"/>
          <w:between w:val="nil"/>
        </w:pBdr>
        <w:spacing w:line="240" w:lineRule="auto"/>
        <w:rPr>
          <w:color w:val="000000"/>
        </w:rPr>
      </w:pPr>
      <w:r>
        <w:rPr>
          <w:color w:val="000000"/>
        </w:rPr>
        <w:t>228130_v2.mp4</w:t>
      </w:r>
    </w:p>
  </w:comment>
  <w:comment w:id="18" w:author="ELSA CRISTINA ARENAS MARTINEZ" w:date="2022-09-20T20:55:00Z" w:initials="">
    <w:p w14:paraId="000003AE" w14:textId="77777777" w:rsidR="00F26E80" w:rsidRDefault="00000000">
      <w:pPr>
        <w:widowControl w:val="0"/>
        <w:pBdr>
          <w:top w:val="nil"/>
          <w:left w:val="nil"/>
          <w:bottom w:val="nil"/>
          <w:right w:val="nil"/>
          <w:between w:val="nil"/>
        </w:pBdr>
        <w:spacing w:line="240" w:lineRule="auto"/>
        <w:rPr>
          <w:color w:val="000000"/>
        </w:rPr>
      </w:pPr>
      <w:r>
        <w:rPr>
          <w:color w:val="000000"/>
        </w:rPr>
        <w:t>El video se encuentra en la carpeta Anexos / Anexo1.mp4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AB" w15:done="0"/>
  <w15:commentEx w15:paraId="000003B1" w15:done="0"/>
  <w15:commentEx w15:paraId="000003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AB" w16cid:durableId="26DDF7E2"/>
  <w16cid:commentId w16cid:paraId="000003B1" w16cid:durableId="26DDF7DD"/>
  <w16cid:commentId w16cid:paraId="000003AE" w16cid:durableId="26DDF7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1B949" w14:textId="77777777" w:rsidR="00CF2648" w:rsidRDefault="00CF2648">
      <w:pPr>
        <w:spacing w:line="240" w:lineRule="auto"/>
      </w:pPr>
      <w:r>
        <w:separator/>
      </w:r>
    </w:p>
  </w:endnote>
  <w:endnote w:type="continuationSeparator" w:id="0">
    <w:p w14:paraId="1116C2A4" w14:textId="77777777" w:rsidR="00CF2648" w:rsidRDefault="00CF26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E2080" w14:textId="77777777" w:rsidR="00CF2648" w:rsidRDefault="00CF2648">
      <w:pPr>
        <w:spacing w:line="240" w:lineRule="auto"/>
      </w:pPr>
      <w:r>
        <w:separator/>
      </w:r>
    </w:p>
  </w:footnote>
  <w:footnote w:type="continuationSeparator" w:id="0">
    <w:p w14:paraId="5C80916E" w14:textId="77777777" w:rsidR="00CF2648" w:rsidRDefault="00CF26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A8" w14:textId="77777777" w:rsidR="00F26E80"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4B849E94" wp14:editId="39C47985">
          <wp:simplePos x="0" y="0"/>
          <wp:positionH relativeFrom="column">
            <wp:posOffset>-349882</wp:posOffset>
          </wp:positionH>
          <wp:positionV relativeFrom="paragraph">
            <wp:posOffset>-295272</wp:posOffset>
          </wp:positionV>
          <wp:extent cx="2943225" cy="581025"/>
          <wp:effectExtent l="0" t="0" r="0" b="0"/>
          <wp:wrapSquare wrapText="bothSides" distT="0" distB="0" distL="114300" distR="114300"/>
          <wp:docPr id="4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r="67142"/>
                  <a:stretch>
                    <a:fillRect/>
                  </a:stretch>
                </pic:blipFill>
                <pic:spPr>
                  <a:xfrm>
                    <a:off x="0" y="0"/>
                    <a:ext cx="2943225" cy="581025"/>
                  </a:xfrm>
                  <a:prstGeom prst="rect">
                    <a:avLst/>
                  </a:prstGeom>
                  <a:ln/>
                </pic:spPr>
              </pic:pic>
            </a:graphicData>
          </a:graphic>
        </wp:anchor>
      </w:drawing>
    </w:r>
  </w:p>
  <w:p w14:paraId="000003A9" w14:textId="77777777" w:rsidR="00F26E80" w:rsidRDefault="00F26E80">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B331C"/>
    <w:multiLevelType w:val="multilevel"/>
    <w:tmpl w:val="D374B5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1B4F86"/>
    <w:multiLevelType w:val="multilevel"/>
    <w:tmpl w:val="341C7EBA"/>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2" w15:restartNumberingAfterBreak="0">
    <w:nsid w:val="0E29768E"/>
    <w:multiLevelType w:val="multilevel"/>
    <w:tmpl w:val="CEB21002"/>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3" w15:restartNumberingAfterBreak="0">
    <w:nsid w:val="1A0E46D9"/>
    <w:multiLevelType w:val="multilevel"/>
    <w:tmpl w:val="9246F428"/>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4" w15:restartNumberingAfterBreak="0">
    <w:nsid w:val="1A4332F6"/>
    <w:multiLevelType w:val="multilevel"/>
    <w:tmpl w:val="76A63130"/>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1C3730CA"/>
    <w:multiLevelType w:val="multilevel"/>
    <w:tmpl w:val="E9563BA0"/>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6" w15:restartNumberingAfterBreak="0">
    <w:nsid w:val="1DE51D45"/>
    <w:multiLevelType w:val="multilevel"/>
    <w:tmpl w:val="330A7DA2"/>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7" w15:restartNumberingAfterBreak="0">
    <w:nsid w:val="202023AE"/>
    <w:multiLevelType w:val="multilevel"/>
    <w:tmpl w:val="2A704F5C"/>
    <w:lvl w:ilvl="0">
      <w:start w:val="1"/>
      <w:numFmt w:val="bullet"/>
      <w:lvlText w:val="●"/>
      <w:lvlJc w:val="left"/>
      <w:pPr>
        <w:ind w:left="1584" w:hanging="360"/>
      </w:pPr>
      <w:rPr>
        <w:rFonts w:ascii="Noto Sans Symbols" w:eastAsia="Noto Sans Symbols" w:hAnsi="Noto Sans Symbols" w:cs="Noto Sans Symbols"/>
      </w:rPr>
    </w:lvl>
    <w:lvl w:ilvl="1">
      <w:start w:val="1"/>
      <w:numFmt w:val="decimal"/>
      <w:lvlText w:val="●.%2."/>
      <w:lvlJc w:val="left"/>
      <w:pPr>
        <w:ind w:left="2016" w:hanging="432"/>
      </w:pPr>
    </w:lvl>
    <w:lvl w:ilvl="2">
      <w:start w:val="1"/>
      <w:numFmt w:val="decimal"/>
      <w:lvlText w:val="●.%2.%3."/>
      <w:lvlJc w:val="left"/>
      <w:pPr>
        <w:ind w:left="2448" w:hanging="504"/>
      </w:pPr>
    </w:lvl>
    <w:lvl w:ilvl="3">
      <w:start w:val="1"/>
      <w:numFmt w:val="decimal"/>
      <w:lvlText w:val="●.%2.%3.%4."/>
      <w:lvlJc w:val="left"/>
      <w:pPr>
        <w:ind w:left="2952" w:hanging="648"/>
      </w:pPr>
    </w:lvl>
    <w:lvl w:ilvl="4">
      <w:start w:val="1"/>
      <w:numFmt w:val="decimal"/>
      <w:lvlText w:val="●.%2.%3.%4.%5."/>
      <w:lvlJc w:val="left"/>
      <w:pPr>
        <w:ind w:left="3456" w:hanging="791"/>
      </w:pPr>
    </w:lvl>
    <w:lvl w:ilvl="5">
      <w:start w:val="1"/>
      <w:numFmt w:val="decimal"/>
      <w:lvlText w:val="●.%2.%3.%4.%5.%6."/>
      <w:lvlJc w:val="left"/>
      <w:pPr>
        <w:ind w:left="3960" w:hanging="936"/>
      </w:pPr>
    </w:lvl>
    <w:lvl w:ilvl="6">
      <w:start w:val="1"/>
      <w:numFmt w:val="decimal"/>
      <w:lvlText w:val="●.%2.%3.%4.%5.%6.%7."/>
      <w:lvlJc w:val="left"/>
      <w:pPr>
        <w:ind w:left="4464" w:hanging="1080"/>
      </w:pPr>
    </w:lvl>
    <w:lvl w:ilvl="7">
      <w:start w:val="1"/>
      <w:numFmt w:val="decimal"/>
      <w:lvlText w:val="●.%2.%3.%4.%5.%6.%7.%8."/>
      <w:lvlJc w:val="left"/>
      <w:pPr>
        <w:ind w:left="4968" w:hanging="1224"/>
      </w:pPr>
    </w:lvl>
    <w:lvl w:ilvl="8">
      <w:start w:val="1"/>
      <w:numFmt w:val="decimal"/>
      <w:lvlText w:val="●.%2.%3.%4.%5.%6.%7.%8.%9."/>
      <w:lvlJc w:val="left"/>
      <w:pPr>
        <w:ind w:left="5544" w:hanging="1440"/>
      </w:pPr>
    </w:lvl>
  </w:abstractNum>
  <w:abstractNum w:abstractNumId="8" w15:restartNumberingAfterBreak="0">
    <w:nsid w:val="2C225C7E"/>
    <w:multiLevelType w:val="multilevel"/>
    <w:tmpl w:val="37E843E8"/>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9" w15:restartNumberingAfterBreak="0">
    <w:nsid w:val="302C35A6"/>
    <w:multiLevelType w:val="multilevel"/>
    <w:tmpl w:val="D16818C4"/>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10" w15:restartNumberingAfterBreak="0">
    <w:nsid w:val="306A07A8"/>
    <w:multiLevelType w:val="multilevel"/>
    <w:tmpl w:val="E6A00446"/>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11" w15:restartNumberingAfterBreak="0">
    <w:nsid w:val="36621190"/>
    <w:multiLevelType w:val="multilevel"/>
    <w:tmpl w:val="F60237EC"/>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12" w15:restartNumberingAfterBreak="0">
    <w:nsid w:val="43EF75DC"/>
    <w:multiLevelType w:val="multilevel"/>
    <w:tmpl w:val="8904F3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5435CE9"/>
    <w:multiLevelType w:val="multilevel"/>
    <w:tmpl w:val="5894A3BC"/>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4" w15:restartNumberingAfterBreak="0">
    <w:nsid w:val="4CA3432B"/>
    <w:multiLevelType w:val="multilevel"/>
    <w:tmpl w:val="2A44F8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F675D29"/>
    <w:multiLevelType w:val="multilevel"/>
    <w:tmpl w:val="8190F692"/>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16" w15:restartNumberingAfterBreak="0">
    <w:nsid w:val="578F498B"/>
    <w:multiLevelType w:val="multilevel"/>
    <w:tmpl w:val="22207B7A"/>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17" w15:restartNumberingAfterBreak="0">
    <w:nsid w:val="588E036F"/>
    <w:multiLevelType w:val="multilevel"/>
    <w:tmpl w:val="B7441A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1A5380"/>
    <w:multiLevelType w:val="multilevel"/>
    <w:tmpl w:val="3D56670E"/>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19" w15:restartNumberingAfterBreak="0">
    <w:nsid w:val="5A3F5FB0"/>
    <w:multiLevelType w:val="multilevel"/>
    <w:tmpl w:val="71740E64"/>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20" w15:restartNumberingAfterBreak="0">
    <w:nsid w:val="5A7D3C0D"/>
    <w:multiLevelType w:val="multilevel"/>
    <w:tmpl w:val="F4FE741C"/>
    <w:lvl w:ilvl="0">
      <w:start w:val="1"/>
      <w:numFmt w:val="bullet"/>
      <w:pStyle w:val="Listaconvietas2"/>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21" w15:restartNumberingAfterBreak="0">
    <w:nsid w:val="6FA1561C"/>
    <w:multiLevelType w:val="multilevel"/>
    <w:tmpl w:val="60AAB6C6"/>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22" w15:restartNumberingAfterBreak="0">
    <w:nsid w:val="72AF6A39"/>
    <w:multiLevelType w:val="multilevel"/>
    <w:tmpl w:val="94F2AE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748380637">
    <w:abstractNumId w:val="3"/>
  </w:num>
  <w:num w:numId="2" w16cid:durableId="1947468954">
    <w:abstractNumId w:val="21"/>
  </w:num>
  <w:num w:numId="3" w16cid:durableId="65761373">
    <w:abstractNumId w:val="2"/>
  </w:num>
  <w:num w:numId="4" w16cid:durableId="442237926">
    <w:abstractNumId w:val="19"/>
  </w:num>
  <w:num w:numId="5" w16cid:durableId="53312861">
    <w:abstractNumId w:val="5"/>
  </w:num>
  <w:num w:numId="6" w16cid:durableId="730807667">
    <w:abstractNumId w:val="20"/>
  </w:num>
  <w:num w:numId="7" w16cid:durableId="1974946393">
    <w:abstractNumId w:val="8"/>
  </w:num>
  <w:num w:numId="8" w16cid:durableId="707996336">
    <w:abstractNumId w:val="13"/>
  </w:num>
  <w:num w:numId="9" w16cid:durableId="1216089659">
    <w:abstractNumId w:val="22"/>
  </w:num>
  <w:num w:numId="10" w16cid:durableId="1655139110">
    <w:abstractNumId w:val="18"/>
  </w:num>
  <w:num w:numId="11" w16cid:durableId="1663850319">
    <w:abstractNumId w:val="14"/>
  </w:num>
  <w:num w:numId="12" w16cid:durableId="1380937161">
    <w:abstractNumId w:val="0"/>
  </w:num>
  <w:num w:numId="13" w16cid:durableId="1419133577">
    <w:abstractNumId w:val="15"/>
  </w:num>
  <w:num w:numId="14" w16cid:durableId="642197498">
    <w:abstractNumId w:val="4"/>
  </w:num>
  <w:num w:numId="15" w16cid:durableId="749811573">
    <w:abstractNumId w:val="16"/>
  </w:num>
  <w:num w:numId="16" w16cid:durableId="1958294079">
    <w:abstractNumId w:val="17"/>
  </w:num>
  <w:num w:numId="17" w16cid:durableId="914703803">
    <w:abstractNumId w:val="1"/>
  </w:num>
  <w:num w:numId="18" w16cid:durableId="1990400344">
    <w:abstractNumId w:val="9"/>
  </w:num>
  <w:num w:numId="19" w16cid:durableId="1662350406">
    <w:abstractNumId w:val="7"/>
  </w:num>
  <w:num w:numId="20" w16cid:durableId="1554342882">
    <w:abstractNumId w:val="12"/>
  </w:num>
  <w:num w:numId="21" w16cid:durableId="1668167236">
    <w:abstractNumId w:val="11"/>
  </w:num>
  <w:num w:numId="22" w16cid:durableId="1940092136">
    <w:abstractNumId w:val="6"/>
  </w:num>
  <w:num w:numId="23" w16cid:durableId="180349422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E80"/>
    <w:rsid w:val="000114AE"/>
    <w:rsid w:val="000302B2"/>
    <w:rsid w:val="000E0B9A"/>
    <w:rsid w:val="000E4AD3"/>
    <w:rsid w:val="00156D19"/>
    <w:rsid w:val="00157D99"/>
    <w:rsid w:val="00190226"/>
    <w:rsid w:val="001E0FBB"/>
    <w:rsid w:val="001E3936"/>
    <w:rsid w:val="001F24D6"/>
    <w:rsid w:val="002170BA"/>
    <w:rsid w:val="002F1700"/>
    <w:rsid w:val="003210E0"/>
    <w:rsid w:val="00323197"/>
    <w:rsid w:val="004578EC"/>
    <w:rsid w:val="00486354"/>
    <w:rsid w:val="00487F35"/>
    <w:rsid w:val="00506283"/>
    <w:rsid w:val="00543127"/>
    <w:rsid w:val="005A275A"/>
    <w:rsid w:val="005B79EE"/>
    <w:rsid w:val="005E7A8C"/>
    <w:rsid w:val="00600877"/>
    <w:rsid w:val="00607275"/>
    <w:rsid w:val="00670A5F"/>
    <w:rsid w:val="00695573"/>
    <w:rsid w:val="006E7B2D"/>
    <w:rsid w:val="00726CBC"/>
    <w:rsid w:val="0082102D"/>
    <w:rsid w:val="0084430F"/>
    <w:rsid w:val="008A0566"/>
    <w:rsid w:val="008F1B46"/>
    <w:rsid w:val="0092144C"/>
    <w:rsid w:val="00963AE3"/>
    <w:rsid w:val="0099070D"/>
    <w:rsid w:val="00991007"/>
    <w:rsid w:val="009E4EC6"/>
    <w:rsid w:val="00A26598"/>
    <w:rsid w:val="00A455DC"/>
    <w:rsid w:val="00AF255D"/>
    <w:rsid w:val="00B425DB"/>
    <w:rsid w:val="00BA185D"/>
    <w:rsid w:val="00C16C33"/>
    <w:rsid w:val="00C46995"/>
    <w:rsid w:val="00C656ED"/>
    <w:rsid w:val="00C9543B"/>
    <w:rsid w:val="00CB3360"/>
    <w:rsid w:val="00CF2648"/>
    <w:rsid w:val="00D02FA4"/>
    <w:rsid w:val="00D351C6"/>
    <w:rsid w:val="00D61016"/>
    <w:rsid w:val="00E25581"/>
    <w:rsid w:val="00E66AFB"/>
    <w:rsid w:val="00ED1DF3"/>
    <w:rsid w:val="00EF3137"/>
    <w:rsid w:val="00EF76C6"/>
    <w:rsid w:val="00F22FED"/>
    <w:rsid w:val="00F26E80"/>
    <w:rsid w:val="00F82724"/>
    <w:rsid w:val="00FA16E6"/>
    <w:rsid w:val="00FA76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CAF20"/>
  <w15:docId w15:val="{AAF5408E-95AA-5D4D-819D-F3542F6CC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C8A"/>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26"/>
    <w:basedOn w:val="TableNormal10"/>
    <w:rsid w:val="00BB5545"/>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B5545"/>
    <w:rPr>
      <w:color w:val="0000FF" w:themeColor="hyperlink"/>
      <w:u w:val="single"/>
    </w:rPr>
  </w:style>
  <w:style w:type="character" w:styleId="Mencinsinresolver">
    <w:name w:val="Unresolved Mention"/>
    <w:basedOn w:val="Fuentedeprrafopredeter"/>
    <w:uiPriority w:val="99"/>
    <w:semiHidden/>
    <w:unhideWhenUsed/>
    <w:rsid w:val="00A634A4"/>
    <w:rPr>
      <w:color w:val="605E5C"/>
      <w:shd w:val="clear" w:color="auto" w:fill="E1DFDD"/>
    </w:rPr>
  </w:style>
  <w:style w:type="paragraph" w:styleId="Lista2">
    <w:name w:val="List 2"/>
    <w:basedOn w:val="Normal"/>
    <w:uiPriority w:val="99"/>
    <w:unhideWhenUsed/>
    <w:rsid w:val="00533888"/>
    <w:pPr>
      <w:ind w:left="566" w:hanging="283"/>
      <w:contextualSpacing/>
    </w:pPr>
  </w:style>
  <w:style w:type="paragraph" w:styleId="Lista3">
    <w:name w:val="List 3"/>
    <w:basedOn w:val="Normal"/>
    <w:uiPriority w:val="99"/>
    <w:unhideWhenUsed/>
    <w:rsid w:val="00533888"/>
    <w:pPr>
      <w:ind w:left="849" w:hanging="283"/>
      <w:contextualSpacing/>
    </w:pPr>
  </w:style>
  <w:style w:type="paragraph" w:styleId="Lista4">
    <w:name w:val="List 4"/>
    <w:basedOn w:val="Normal"/>
    <w:uiPriority w:val="99"/>
    <w:unhideWhenUsed/>
    <w:rsid w:val="00533888"/>
    <w:pPr>
      <w:ind w:left="1132" w:hanging="283"/>
      <w:contextualSpacing/>
    </w:pPr>
  </w:style>
  <w:style w:type="paragraph" w:styleId="Saludo">
    <w:name w:val="Salutation"/>
    <w:basedOn w:val="Normal"/>
    <w:next w:val="Normal"/>
    <w:link w:val="SaludoCar"/>
    <w:uiPriority w:val="99"/>
    <w:unhideWhenUsed/>
    <w:rsid w:val="00533888"/>
  </w:style>
  <w:style w:type="character" w:customStyle="1" w:styleId="SaludoCar">
    <w:name w:val="Saludo Car"/>
    <w:basedOn w:val="Fuentedeprrafopredeter"/>
    <w:link w:val="Saludo"/>
    <w:uiPriority w:val="99"/>
    <w:rsid w:val="00533888"/>
  </w:style>
  <w:style w:type="paragraph" w:styleId="Listaconvietas2">
    <w:name w:val="List Bullet 2"/>
    <w:basedOn w:val="Normal"/>
    <w:uiPriority w:val="99"/>
    <w:unhideWhenUsed/>
    <w:rsid w:val="00533888"/>
    <w:pPr>
      <w:numPr>
        <w:numId w:val="6"/>
      </w:numPr>
      <w:contextualSpacing/>
    </w:pPr>
  </w:style>
  <w:style w:type="paragraph" w:styleId="Sangradetextonormal">
    <w:name w:val="Body Text Indent"/>
    <w:basedOn w:val="Normal"/>
    <w:link w:val="SangradetextonormalCar"/>
    <w:uiPriority w:val="99"/>
    <w:unhideWhenUsed/>
    <w:rsid w:val="00533888"/>
    <w:pPr>
      <w:spacing w:after="120"/>
      <w:ind w:left="283"/>
    </w:pPr>
  </w:style>
  <w:style w:type="character" w:customStyle="1" w:styleId="SangradetextonormalCar">
    <w:name w:val="Sangría de texto normal Car"/>
    <w:basedOn w:val="Fuentedeprrafopredeter"/>
    <w:link w:val="Sangradetextonormal"/>
    <w:uiPriority w:val="99"/>
    <w:rsid w:val="00533888"/>
  </w:style>
  <w:style w:type="paragraph" w:styleId="Textoindependienteprimerasangra2">
    <w:name w:val="Body Text First Indent 2"/>
    <w:basedOn w:val="Sangradetextonormal"/>
    <w:link w:val="Textoindependienteprimerasangra2Car"/>
    <w:uiPriority w:val="99"/>
    <w:unhideWhenUsed/>
    <w:rsid w:val="0053388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33888"/>
  </w:style>
  <w:style w:type="character" w:styleId="nfasis">
    <w:name w:val="Emphasis"/>
    <w:basedOn w:val="Fuentedeprrafopredeter"/>
    <w:uiPriority w:val="20"/>
    <w:qFormat/>
    <w:rsid w:val="00F337AB"/>
    <w:rPr>
      <w:i/>
      <w:iCs/>
    </w:rPr>
  </w:style>
  <w:style w:type="paragraph" w:styleId="Bibliografa">
    <w:name w:val="Bibliography"/>
    <w:basedOn w:val="Normal"/>
    <w:next w:val="Normal"/>
    <w:uiPriority w:val="37"/>
    <w:unhideWhenUsed/>
    <w:rsid w:val="00901DB0"/>
  </w:style>
  <w:style w:type="paragraph" w:customStyle="1" w:styleId="Default">
    <w:name w:val="Default"/>
    <w:rsid w:val="006714DF"/>
    <w:pPr>
      <w:autoSpaceDE w:val="0"/>
      <w:autoSpaceDN w:val="0"/>
      <w:adjustRightInd w:val="0"/>
      <w:spacing w:line="240" w:lineRule="auto"/>
    </w:pPr>
    <w:rPr>
      <w:rFonts w:eastAsiaTheme="minorHAnsi"/>
      <w:color w:val="000000"/>
      <w:sz w:val="24"/>
      <w:szCs w:val="24"/>
      <w:lang w:val="es-CO" w:eastAsia="en-US"/>
    </w:r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pPr>
      <w:spacing w:line="240" w:lineRule="auto"/>
    </w:pPr>
    <w:tblPr>
      <w:tblStyleRowBandSize w:val="1"/>
      <w:tblStyleColBandSize w:val="1"/>
      <w:tblCellMar>
        <w:left w:w="108" w:type="dxa"/>
        <w:right w:w="108" w:type="dxa"/>
      </w:tblCellMar>
    </w:tblPr>
  </w:style>
  <w:style w:type="table" w:customStyle="1" w:styleId="aff5">
    <w:basedOn w:val="TableNormal1"/>
    <w:tblPr>
      <w:tblStyleRowBandSize w:val="1"/>
      <w:tblStyleColBandSize w:val="1"/>
      <w:tblCellMar>
        <w:top w:w="100" w:type="dxa"/>
        <w:left w:w="100" w:type="dxa"/>
        <w:bottom w:w="100" w:type="dxa"/>
        <w:right w:w="100" w:type="dxa"/>
      </w:tblCellMar>
    </w:tblPr>
  </w:style>
  <w:style w:type="table" w:customStyle="1" w:styleId="aff6">
    <w:basedOn w:val="TableNormal1"/>
    <w:tblPr>
      <w:tblStyleRowBandSize w:val="1"/>
      <w:tblStyleColBandSize w:val="1"/>
      <w:tblCellMar>
        <w:top w:w="100" w:type="dxa"/>
        <w:left w:w="100" w:type="dxa"/>
        <w:bottom w:w="100" w:type="dxa"/>
        <w:right w:w="100" w:type="dxa"/>
      </w:tblCellMar>
    </w:tblPr>
  </w:style>
  <w:style w:type="table" w:customStyle="1" w:styleId="aff7">
    <w:basedOn w:val="TableNormal1"/>
    <w:tblPr>
      <w:tblStyleRowBandSize w:val="1"/>
      <w:tblStyleColBandSize w:val="1"/>
      <w:tblCellMar>
        <w:top w:w="100" w:type="dxa"/>
        <w:left w:w="100" w:type="dxa"/>
        <w:bottom w:w="100" w:type="dxa"/>
        <w:right w:w="100" w:type="dxa"/>
      </w:tblCellMar>
    </w:tblPr>
  </w:style>
  <w:style w:type="table" w:customStyle="1" w:styleId="aff8">
    <w:basedOn w:val="TableNormal1"/>
    <w:pPr>
      <w:spacing w:line="240" w:lineRule="auto"/>
    </w:pPr>
    <w:tblPr>
      <w:tblStyleRowBandSize w:val="1"/>
      <w:tblStyleColBandSize w:val="1"/>
      <w:tblCellMar>
        <w:left w:w="108" w:type="dxa"/>
        <w:right w:w="108" w:type="dxa"/>
      </w:tblCellMar>
    </w:tblPr>
  </w:style>
  <w:style w:type="table" w:customStyle="1" w:styleId="aff9">
    <w:basedOn w:val="TableNormal1"/>
    <w:tblPr>
      <w:tblStyleRowBandSize w:val="1"/>
      <w:tblStyleColBandSize w:val="1"/>
      <w:tblCellMar>
        <w:top w:w="100" w:type="dxa"/>
        <w:left w:w="100" w:type="dxa"/>
        <w:bottom w:w="100" w:type="dxa"/>
        <w:right w:w="100"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pPr>
      <w:spacing w:line="240" w:lineRule="auto"/>
    </w:pPr>
    <w:tblPr>
      <w:tblStyleRowBandSize w:val="1"/>
      <w:tblStyleColBandSize w:val="1"/>
      <w:tblCellMar>
        <w:left w:w="108" w:type="dxa"/>
        <w:right w:w="108"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pPr>
      <w:spacing w:line="240" w:lineRule="auto"/>
    </w:pPr>
    <w:tblPr>
      <w:tblStyleRowBandSize w:val="1"/>
      <w:tblStyleColBandSize w:val="1"/>
      <w:tblCellMar>
        <w:left w:w="108" w:type="dxa"/>
        <w:right w:w="108" w:type="dxa"/>
      </w:tblCellMar>
    </w:tblPr>
  </w:style>
  <w:style w:type="table" w:customStyle="1" w:styleId="affe">
    <w:basedOn w:val="TableNormal1"/>
    <w:pPr>
      <w:spacing w:line="240" w:lineRule="auto"/>
    </w:pPr>
    <w:tblPr>
      <w:tblStyleRowBandSize w:val="1"/>
      <w:tblStyleColBandSize w:val="1"/>
      <w:tblCellMar>
        <w:left w:w="108" w:type="dxa"/>
        <w:right w:w="108" w:type="dxa"/>
      </w:tblCellMar>
    </w:tblPr>
  </w:style>
  <w:style w:type="table" w:customStyle="1" w:styleId="afff">
    <w:basedOn w:val="TableNormal1"/>
    <w:pPr>
      <w:spacing w:line="240" w:lineRule="auto"/>
    </w:pPr>
    <w:tblPr>
      <w:tblStyleRowBandSize w:val="1"/>
      <w:tblStyleColBandSize w:val="1"/>
      <w:tblCellMar>
        <w:left w:w="108" w:type="dxa"/>
        <w:right w:w="108" w:type="dxa"/>
      </w:tblCellMar>
    </w:tblPr>
  </w:style>
  <w:style w:type="table" w:customStyle="1" w:styleId="afff0">
    <w:basedOn w:val="TableNormal1"/>
    <w:tblPr>
      <w:tblStyleRowBandSize w:val="1"/>
      <w:tblStyleColBandSize w:val="1"/>
      <w:tblCellMar>
        <w:top w:w="100" w:type="dxa"/>
        <w:left w:w="100" w:type="dxa"/>
        <w:bottom w:w="100" w:type="dxa"/>
        <w:right w:w="100"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tblPr>
      <w:tblStyleRowBandSize w:val="1"/>
      <w:tblStyleColBandSize w:val="1"/>
      <w:tblCellMar>
        <w:top w:w="100" w:type="dxa"/>
        <w:left w:w="100" w:type="dxa"/>
        <w:bottom w:w="100" w:type="dxa"/>
        <w:right w:w="100"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pPr>
      <w:spacing w:line="240" w:lineRule="auto"/>
    </w:pPr>
    <w:tblPr>
      <w:tblStyleRowBandSize w:val="1"/>
      <w:tblStyleColBandSize w:val="1"/>
      <w:tblCellMar>
        <w:left w:w="108" w:type="dxa"/>
        <w:right w:w="108" w:type="dxa"/>
      </w:tblCellMar>
    </w:tbl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pPr>
      <w:spacing w:line="240" w:lineRule="auto"/>
    </w:pPr>
    <w:tblPr>
      <w:tblStyleRowBandSize w:val="1"/>
      <w:tblStyleColBandSize w:val="1"/>
      <w:tblCellMar>
        <w:left w:w="108" w:type="dxa"/>
        <w:right w:w="108" w:type="dxa"/>
      </w:tblCellMar>
    </w:tblPr>
  </w:style>
  <w:style w:type="table" w:customStyle="1" w:styleId="afff9">
    <w:basedOn w:val="TableNormal1"/>
    <w:tblPr>
      <w:tblStyleRowBandSize w:val="1"/>
      <w:tblStyleColBandSize w:val="1"/>
      <w:tblCellMar>
        <w:top w:w="100" w:type="dxa"/>
        <w:left w:w="100" w:type="dxa"/>
        <w:bottom w:w="100" w:type="dxa"/>
        <w:right w:w="100" w:type="dxa"/>
      </w:tblCellMar>
    </w:tblPr>
  </w:style>
  <w:style w:type="table" w:customStyle="1" w:styleId="afffa">
    <w:basedOn w:val="TableNormal1"/>
    <w:tblPr>
      <w:tblStyleRowBandSize w:val="1"/>
      <w:tblStyleColBandSize w:val="1"/>
      <w:tblCellMar>
        <w:top w:w="100" w:type="dxa"/>
        <w:left w:w="100" w:type="dxa"/>
        <w:bottom w:w="100" w:type="dxa"/>
        <w:right w:w="100" w:type="dxa"/>
      </w:tblCellMar>
    </w:tblPr>
  </w:style>
  <w:style w:type="table" w:customStyle="1" w:styleId="afffb">
    <w:basedOn w:val="TableNormal1"/>
    <w:pPr>
      <w:spacing w:line="240" w:lineRule="auto"/>
    </w:pPr>
    <w:tblPr>
      <w:tblStyleRowBandSize w:val="1"/>
      <w:tblStyleColBandSize w:val="1"/>
      <w:tblCellMar>
        <w:left w:w="108" w:type="dxa"/>
        <w:right w:w="108" w:type="dxa"/>
      </w:tblCellMar>
    </w:tblPr>
  </w:style>
  <w:style w:type="table" w:customStyle="1" w:styleId="afffc">
    <w:basedOn w:val="TableNormal1"/>
    <w:pPr>
      <w:spacing w:line="240" w:lineRule="auto"/>
    </w:pPr>
    <w:tblPr>
      <w:tblStyleRowBandSize w:val="1"/>
      <w:tblStyleColBandSize w:val="1"/>
      <w:tblCellMar>
        <w:left w:w="108" w:type="dxa"/>
        <w:right w:w="108" w:type="dxa"/>
      </w:tblCellMar>
    </w:tblPr>
  </w:style>
  <w:style w:type="table" w:customStyle="1" w:styleId="afffd">
    <w:basedOn w:val="TableNormal1"/>
    <w:tblPr>
      <w:tblStyleRowBandSize w:val="1"/>
      <w:tblStyleColBandSize w:val="1"/>
      <w:tblCellMar>
        <w:top w:w="100" w:type="dxa"/>
        <w:left w:w="100" w:type="dxa"/>
        <w:bottom w:w="100" w:type="dxa"/>
        <w:right w:w="100" w:type="dxa"/>
      </w:tblCellMar>
    </w:tblPr>
  </w:style>
  <w:style w:type="table" w:customStyle="1" w:styleId="afffe">
    <w:basedOn w:val="TableNormal1"/>
    <w:tblPr>
      <w:tblStyleRowBandSize w:val="1"/>
      <w:tblStyleColBandSize w:val="1"/>
      <w:tblCellMar>
        <w:top w:w="100" w:type="dxa"/>
        <w:left w:w="100" w:type="dxa"/>
        <w:bottom w:w="100" w:type="dxa"/>
        <w:right w:w="100" w:type="dxa"/>
      </w:tblCellMar>
    </w:tblPr>
  </w:style>
  <w:style w:type="table" w:customStyle="1" w:styleId="affff">
    <w:basedOn w:val="TableNormal1"/>
    <w:tblPr>
      <w:tblStyleRowBandSize w:val="1"/>
      <w:tblStyleColBandSize w:val="1"/>
      <w:tblCellMar>
        <w:left w:w="115" w:type="dxa"/>
        <w:right w:w="115" w:type="dxa"/>
      </w:tblCellMar>
    </w:tblPr>
  </w:style>
  <w:style w:type="table" w:customStyle="1" w:styleId="affff0">
    <w:basedOn w:val="TableNormal1"/>
    <w:pPr>
      <w:spacing w:line="240" w:lineRule="auto"/>
    </w:pPr>
    <w:tblPr>
      <w:tblStyleRowBandSize w:val="1"/>
      <w:tblStyleColBandSize w:val="1"/>
      <w:tblCellMar>
        <w:left w:w="115" w:type="dxa"/>
        <w:right w:w="115" w:type="dxa"/>
      </w:tblCellMar>
    </w:tblPr>
  </w:style>
  <w:style w:type="table" w:customStyle="1" w:styleId="affff1">
    <w:basedOn w:val="TableNormal1"/>
    <w:pPr>
      <w:spacing w:line="240" w:lineRule="auto"/>
    </w:pPr>
    <w:tblPr>
      <w:tblStyleRowBandSize w:val="1"/>
      <w:tblStyleColBandSize w:val="1"/>
      <w:tblCellMar>
        <w:left w:w="115" w:type="dxa"/>
        <w:right w:w="115" w:type="dxa"/>
      </w:tblCellMar>
    </w:tblPr>
  </w:style>
  <w:style w:type="table" w:customStyle="1" w:styleId="affff2">
    <w:basedOn w:val="TableNormal1"/>
    <w:pPr>
      <w:spacing w:line="240" w:lineRule="auto"/>
    </w:pPr>
    <w:tblPr>
      <w:tblStyleRowBandSize w:val="1"/>
      <w:tblStyleColBandSize w:val="1"/>
      <w:tblCellMar>
        <w:left w:w="115" w:type="dxa"/>
        <w:right w:w="115" w:type="dxa"/>
      </w:tblCellMar>
    </w:tblPr>
  </w:style>
  <w:style w:type="table" w:customStyle="1" w:styleId="affff3">
    <w:basedOn w:val="TableNormal1"/>
    <w:pPr>
      <w:spacing w:line="240" w:lineRule="auto"/>
    </w:pPr>
    <w:tblPr>
      <w:tblStyleRowBandSize w:val="1"/>
      <w:tblStyleColBandSize w:val="1"/>
      <w:tblCellMar>
        <w:left w:w="115" w:type="dxa"/>
        <w:right w:w="115" w:type="dxa"/>
      </w:tblCellMar>
    </w:tblPr>
  </w:style>
  <w:style w:type="table" w:customStyle="1" w:styleId="affff4">
    <w:basedOn w:val="TableNormal1"/>
    <w:pPr>
      <w:spacing w:line="240" w:lineRule="auto"/>
    </w:pPr>
    <w:tblPr>
      <w:tblStyleRowBandSize w:val="1"/>
      <w:tblStyleColBandSize w:val="1"/>
      <w:tblCellMar>
        <w:left w:w="115" w:type="dxa"/>
        <w:right w:w="115" w:type="dxa"/>
      </w:tblCellMar>
    </w:tblPr>
  </w:style>
  <w:style w:type="table" w:customStyle="1" w:styleId="affff5">
    <w:basedOn w:val="TableNormal1"/>
    <w:pPr>
      <w:spacing w:line="240" w:lineRule="auto"/>
    </w:pPr>
    <w:tblPr>
      <w:tblStyleRowBandSize w:val="1"/>
      <w:tblStyleColBandSize w:val="1"/>
      <w:tblCellMar>
        <w:left w:w="115" w:type="dxa"/>
        <w:right w:w="115" w:type="dxa"/>
      </w:tblCellMar>
    </w:tblPr>
  </w:style>
  <w:style w:type="table" w:customStyle="1" w:styleId="affff6">
    <w:basedOn w:val="TableNormal1"/>
    <w:pPr>
      <w:spacing w:line="240" w:lineRule="auto"/>
    </w:pPr>
    <w:tblPr>
      <w:tblStyleRowBandSize w:val="1"/>
      <w:tblStyleColBandSize w:val="1"/>
      <w:tblCellMar>
        <w:left w:w="115" w:type="dxa"/>
        <w:right w:w="115" w:type="dxa"/>
      </w:tblCellMar>
    </w:tblPr>
  </w:style>
  <w:style w:type="table" w:customStyle="1" w:styleId="affff7">
    <w:basedOn w:val="TableNormal1"/>
    <w:pPr>
      <w:spacing w:line="240" w:lineRule="auto"/>
    </w:pPr>
    <w:tblPr>
      <w:tblStyleRowBandSize w:val="1"/>
      <w:tblStyleColBandSize w:val="1"/>
      <w:tblCellMar>
        <w:left w:w="115" w:type="dxa"/>
        <w:right w:w="115" w:type="dxa"/>
      </w:tblCellMar>
    </w:tblPr>
  </w:style>
  <w:style w:type="table" w:customStyle="1" w:styleId="affff8">
    <w:basedOn w:val="TableNormal1"/>
    <w:pPr>
      <w:spacing w:line="240" w:lineRule="auto"/>
    </w:pPr>
    <w:tblPr>
      <w:tblStyleRowBandSize w:val="1"/>
      <w:tblStyleColBandSize w:val="1"/>
      <w:tblCellMar>
        <w:left w:w="115" w:type="dxa"/>
        <w:right w:w="115" w:type="dxa"/>
      </w:tblCellMar>
    </w:tblPr>
  </w:style>
  <w:style w:type="table" w:customStyle="1" w:styleId="affff9">
    <w:basedOn w:val="TableNormal1"/>
    <w:pPr>
      <w:spacing w:line="240" w:lineRule="auto"/>
    </w:pPr>
    <w:tblPr>
      <w:tblStyleRowBandSize w:val="1"/>
      <w:tblStyleColBandSize w:val="1"/>
      <w:tblCellMar>
        <w:left w:w="115" w:type="dxa"/>
        <w:right w:w="115" w:type="dxa"/>
      </w:tblCellMar>
    </w:tblPr>
  </w:style>
  <w:style w:type="table" w:customStyle="1" w:styleId="affffa">
    <w:basedOn w:val="TableNormal1"/>
    <w:pPr>
      <w:spacing w:line="240" w:lineRule="auto"/>
    </w:pPr>
    <w:tblPr>
      <w:tblStyleRowBandSize w:val="1"/>
      <w:tblStyleColBandSize w:val="1"/>
      <w:tblCellMar>
        <w:left w:w="115" w:type="dxa"/>
        <w:right w:w="115" w:type="dxa"/>
      </w:tblCellMar>
    </w:tblPr>
  </w:style>
  <w:style w:type="table" w:customStyle="1" w:styleId="affffb">
    <w:basedOn w:val="TableNormal1"/>
    <w:pPr>
      <w:spacing w:line="240" w:lineRule="auto"/>
    </w:pPr>
    <w:tblPr>
      <w:tblStyleRowBandSize w:val="1"/>
      <w:tblStyleColBandSize w:val="1"/>
      <w:tblCellMar>
        <w:left w:w="115" w:type="dxa"/>
        <w:right w:w="115" w:type="dxa"/>
      </w:tblCellMar>
    </w:tblPr>
  </w:style>
  <w:style w:type="table" w:customStyle="1" w:styleId="affffc">
    <w:basedOn w:val="TableNormal1"/>
    <w:pPr>
      <w:spacing w:line="240" w:lineRule="auto"/>
    </w:pPr>
    <w:tblPr>
      <w:tblStyleRowBandSize w:val="1"/>
      <w:tblStyleColBandSize w:val="1"/>
      <w:tblCellMar>
        <w:left w:w="115" w:type="dxa"/>
        <w:right w:w="115" w:type="dxa"/>
      </w:tblCellMar>
    </w:tblPr>
  </w:style>
  <w:style w:type="table" w:customStyle="1" w:styleId="affffd">
    <w:basedOn w:val="TableNormal1"/>
    <w:pPr>
      <w:spacing w:line="240" w:lineRule="auto"/>
    </w:pPr>
    <w:tblPr>
      <w:tblStyleRowBandSize w:val="1"/>
      <w:tblStyleColBandSize w:val="1"/>
      <w:tblCellMar>
        <w:left w:w="115" w:type="dxa"/>
        <w:right w:w="115" w:type="dxa"/>
      </w:tblCellMar>
    </w:tblPr>
  </w:style>
  <w:style w:type="table" w:customStyle="1" w:styleId="affffe">
    <w:basedOn w:val="TableNormal1"/>
    <w:pPr>
      <w:spacing w:line="240" w:lineRule="auto"/>
    </w:pPr>
    <w:tblPr>
      <w:tblStyleRowBandSize w:val="1"/>
      <w:tblStyleColBandSize w:val="1"/>
      <w:tblCellMar>
        <w:left w:w="115" w:type="dxa"/>
        <w:right w:w="115" w:type="dxa"/>
      </w:tblCellMar>
    </w:tblPr>
  </w:style>
  <w:style w:type="table" w:customStyle="1" w:styleId="afffff">
    <w:basedOn w:val="TableNormal1"/>
    <w:pPr>
      <w:spacing w:line="240" w:lineRule="auto"/>
    </w:pPr>
    <w:tblPr>
      <w:tblStyleRowBandSize w:val="1"/>
      <w:tblStyleColBandSize w:val="1"/>
      <w:tblCellMar>
        <w:left w:w="115" w:type="dxa"/>
        <w:right w:w="115" w:type="dxa"/>
      </w:tblCellMar>
    </w:tblPr>
  </w:style>
  <w:style w:type="table" w:customStyle="1" w:styleId="afffff0">
    <w:basedOn w:val="TableNormal1"/>
    <w:pPr>
      <w:spacing w:line="240" w:lineRule="auto"/>
    </w:pPr>
    <w:tblPr>
      <w:tblStyleRowBandSize w:val="1"/>
      <w:tblStyleColBandSize w:val="1"/>
      <w:tblCellMar>
        <w:left w:w="115" w:type="dxa"/>
        <w:right w:w="115" w:type="dxa"/>
      </w:tblCellMar>
    </w:tblPr>
  </w:style>
  <w:style w:type="table" w:customStyle="1" w:styleId="afffff1">
    <w:basedOn w:val="TableNormal1"/>
    <w:pPr>
      <w:spacing w:line="240" w:lineRule="auto"/>
    </w:pPr>
    <w:tblPr>
      <w:tblStyleRowBandSize w:val="1"/>
      <w:tblStyleColBandSize w:val="1"/>
      <w:tblCellMar>
        <w:left w:w="115" w:type="dxa"/>
        <w:right w:w="115" w:type="dxa"/>
      </w:tblCellMar>
    </w:tblPr>
  </w:style>
  <w:style w:type="table" w:customStyle="1" w:styleId="afffff2">
    <w:basedOn w:val="TableNormal1"/>
    <w:pPr>
      <w:spacing w:line="240" w:lineRule="auto"/>
    </w:pPr>
    <w:tblPr>
      <w:tblStyleRowBandSize w:val="1"/>
      <w:tblStyleColBandSize w:val="1"/>
      <w:tblCellMar>
        <w:left w:w="115" w:type="dxa"/>
        <w:right w:w="115" w:type="dxa"/>
      </w:tblCellMar>
    </w:tblPr>
  </w:style>
  <w:style w:type="table" w:customStyle="1" w:styleId="afffff3">
    <w:basedOn w:val="TableNormal1"/>
    <w:pPr>
      <w:spacing w:line="240" w:lineRule="auto"/>
    </w:pPr>
    <w:tblPr>
      <w:tblStyleRowBandSize w:val="1"/>
      <w:tblStyleColBandSize w:val="1"/>
      <w:tblCellMar>
        <w:left w:w="115" w:type="dxa"/>
        <w:right w:w="115" w:type="dxa"/>
      </w:tblCellMar>
    </w:tblPr>
  </w:style>
  <w:style w:type="table" w:customStyle="1" w:styleId="afffff4">
    <w:basedOn w:val="TableNormal1"/>
    <w:pPr>
      <w:spacing w:line="240" w:lineRule="auto"/>
    </w:pPr>
    <w:tblPr>
      <w:tblStyleRowBandSize w:val="1"/>
      <w:tblStyleColBandSize w:val="1"/>
      <w:tblCellMar>
        <w:left w:w="115" w:type="dxa"/>
        <w:right w:w="115" w:type="dxa"/>
      </w:tblCellMar>
    </w:tblPr>
  </w:style>
  <w:style w:type="table" w:customStyle="1" w:styleId="afffff5">
    <w:basedOn w:val="TableNormal1"/>
    <w:pPr>
      <w:spacing w:line="240" w:lineRule="auto"/>
    </w:pPr>
    <w:tblPr>
      <w:tblStyleRowBandSize w:val="1"/>
      <w:tblStyleColBandSize w:val="1"/>
      <w:tblCellMar>
        <w:left w:w="115" w:type="dxa"/>
        <w:right w:w="115" w:type="dxa"/>
      </w:tblCellMar>
    </w:tblPr>
  </w:style>
  <w:style w:type="table" w:customStyle="1" w:styleId="afffff6">
    <w:basedOn w:val="TableNormal1"/>
    <w:pPr>
      <w:spacing w:line="240" w:lineRule="auto"/>
    </w:pPr>
    <w:tblPr>
      <w:tblStyleRowBandSize w:val="1"/>
      <w:tblStyleColBandSize w:val="1"/>
      <w:tblCellMar>
        <w:left w:w="115" w:type="dxa"/>
        <w:right w:w="115" w:type="dxa"/>
      </w:tblCellMar>
    </w:tblPr>
  </w:style>
  <w:style w:type="table" w:customStyle="1" w:styleId="afffff7">
    <w:basedOn w:val="TableNormal1"/>
    <w:pPr>
      <w:spacing w:line="240" w:lineRule="auto"/>
    </w:pPr>
    <w:tblPr>
      <w:tblStyleRowBandSize w:val="1"/>
      <w:tblStyleColBandSize w:val="1"/>
      <w:tblCellMar>
        <w:left w:w="115" w:type="dxa"/>
        <w:right w:w="115" w:type="dxa"/>
      </w:tblCellMar>
    </w:tblPr>
  </w:style>
  <w:style w:type="table" w:customStyle="1" w:styleId="afffff8">
    <w:basedOn w:val="TableNormal1"/>
    <w:pPr>
      <w:spacing w:line="240" w:lineRule="auto"/>
    </w:pPr>
    <w:tblPr>
      <w:tblStyleRowBandSize w:val="1"/>
      <w:tblStyleColBandSize w:val="1"/>
      <w:tblCellMar>
        <w:left w:w="115" w:type="dxa"/>
        <w:right w:w="115" w:type="dxa"/>
      </w:tblCellMar>
    </w:tblPr>
  </w:style>
  <w:style w:type="table" w:customStyle="1" w:styleId="afffff9">
    <w:basedOn w:val="TableNormal1"/>
    <w:pPr>
      <w:spacing w:line="240" w:lineRule="auto"/>
    </w:pPr>
    <w:tblPr>
      <w:tblStyleRowBandSize w:val="1"/>
      <w:tblStyleColBandSize w:val="1"/>
      <w:tblCellMar>
        <w:left w:w="115" w:type="dxa"/>
        <w:right w:w="115" w:type="dxa"/>
      </w:tblCellMar>
    </w:tblPr>
  </w:style>
  <w:style w:type="table" w:customStyle="1" w:styleId="afffffa">
    <w:basedOn w:val="TableNormal1"/>
    <w:pPr>
      <w:spacing w:line="240" w:lineRule="auto"/>
    </w:pPr>
    <w:tblPr>
      <w:tblStyleRowBandSize w:val="1"/>
      <w:tblStyleColBandSize w:val="1"/>
      <w:tblCellMar>
        <w:left w:w="115" w:type="dxa"/>
        <w:right w:w="115" w:type="dxa"/>
      </w:tblCellMar>
    </w:tblPr>
  </w:style>
  <w:style w:type="table" w:customStyle="1" w:styleId="afffffb">
    <w:basedOn w:val="TableNormal1"/>
    <w:pPr>
      <w:spacing w:line="240" w:lineRule="auto"/>
    </w:pPr>
    <w:tblPr>
      <w:tblStyleRowBandSize w:val="1"/>
      <w:tblStyleColBandSize w:val="1"/>
      <w:tblCellMar>
        <w:left w:w="115" w:type="dxa"/>
        <w:right w:w="115" w:type="dxa"/>
      </w:tblCellMar>
    </w:tblPr>
  </w:style>
  <w:style w:type="table" w:customStyle="1" w:styleId="afffffc">
    <w:basedOn w:val="TableNormal1"/>
    <w:pPr>
      <w:spacing w:line="240" w:lineRule="auto"/>
    </w:pPr>
    <w:tblPr>
      <w:tblStyleRowBandSize w:val="1"/>
      <w:tblStyleColBandSize w:val="1"/>
      <w:tblCellMar>
        <w:left w:w="115" w:type="dxa"/>
        <w:right w:w="115" w:type="dxa"/>
      </w:tblCellMar>
    </w:tblPr>
  </w:style>
  <w:style w:type="table" w:customStyle="1" w:styleId="afffffd">
    <w:basedOn w:val="TableNormal1"/>
    <w:pPr>
      <w:spacing w:line="240" w:lineRule="auto"/>
    </w:pPr>
    <w:tblPr>
      <w:tblStyleRowBandSize w:val="1"/>
      <w:tblStyleColBandSize w:val="1"/>
      <w:tblCellMar>
        <w:left w:w="115" w:type="dxa"/>
        <w:right w:w="115" w:type="dxa"/>
      </w:tblCellMar>
    </w:tblPr>
  </w:style>
  <w:style w:type="table" w:customStyle="1" w:styleId="afffffe">
    <w:basedOn w:val="TableNormal1"/>
    <w:pPr>
      <w:spacing w:line="240" w:lineRule="auto"/>
    </w:pPr>
    <w:tblPr>
      <w:tblStyleRowBandSize w:val="1"/>
      <w:tblStyleColBandSize w:val="1"/>
      <w:tblCellMar>
        <w:left w:w="115" w:type="dxa"/>
        <w:right w:w="115" w:type="dxa"/>
      </w:tblCellMar>
    </w:tblPr>
  </w:style>
  <w:style w:type="table" w:customStyle="1" w:styleId="affffff">
    <w:basedOn w:val="TableNormal1"/>
    <w:pPr>
      <w:spacing w:line="240" w:lineRule="auto"/>
    </w:pPr>
    <w:tblPr>
      <w:tblStyleRowBandSize w:val="1"/>
      <w:tblStyleColBandSize w:val="1"/>
      <w:tblCellMar>
        <w:left w:w="115" w:type="dxa"/>
        <w:right w:w="115" w:type="dxa"/>
      </w:tblCellMar>
    </w:tblPr>
  </w:style>
  <w:style w:type="table" w:customStyle="1" w:styleId="affffff0">
    <w:basedOn w:val="TableNormal1"/>
    <w:tblPr>
      <w:tblStyleRowBandSize w:val="1"/>
      <w:tblStyleColBandSize w:val="1"/>
      <w:tblCellMar>
        <w:top w:w="100" w:type="dxa"/>
        <w:left w:w="100" w:type="dxa"/>
        <w:bottom w:w="100" w:type="dxa"/>
        <w:right w:w="100" w:type="dxa"/>
      </w:tblCellMar>
    </w:tblPr>
  </w:style>
  <w:style w:type="table" w:customStyle="1" w:styleId="affffff1">
    <w:basedOn w:val="TableNormal1"/>
    <w:tblPr>
      <w:tblStyleRowBandSize w:val="1"/>
      <w:tblStyleColBandSize w:val="1"/>
      <w:tblCellMar>
        <w:top w:w="100" w:type="dxa"/>
        <w:left w:w="100" w:type="dxa"/>
        <w:bottom w:w="100" w:type="dxa"/>
        <w:right w:w="100" w:type="dxa"/>
      </w:tblCellMar>
    </w:tblPr>
  </w:style>
  <w:style w:type="paragraph" w:styleId="Revisin">
    <w:name w:val="Revision"/>
    <w:hidden/>
    <w:uiPriority w:val="99"/>
    <w:semiHidden/>
    <w:rsid w:val="004A4A36"/>
    <w:pPr>
      <w:spacing w:line="240" w:lineRule="auto"/>
    </w:pPr>
  </w:style>
  <w:style w:type="table" w:customStyle="1" w:styleId="afff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3">
    <w:basedOn w:val="TableNormal0"/>
    <w:pPr>
      <w:spacing w:line="240" w:lineRule="auto"/>
    </w:pPr>
    <w:tblPr>
      <w:tblStyleRowBandSize w:val="1"/>
      <w:tblStyleColBandSize w:val="1"/>
      <w:tblCellMar>
        <w:top w:w="100" w:type="dxa"/>
        <w:left w:w="100" w:type="dxa"/>
        <w:bottom w:w="100" w:type="dxa"/>
        <w:right w:w="100" w:type="dxa"/>
      </w:tblCellMar>
    </w:tblPr>
  </w:style>
  <w:style w:type="character" w:styleId="Hipervnculovisitado">
    <w:name w:val="FollowedHyperlink"/>
    <w:basedOn w:val="Fuentedeprrafopredeter"/>
    <w:uiPriority w:val="99"/>
    <w:semiHidden/>
    <w:unhideWhenUsed/>
    <w:rsid w:val="001902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isi2018.wordpress.com/2018/04/09/metodologia-agil-crystal/" TargetMode="External"/><Relationship Id="rId21" Type="http://schemas.openxmlformats.org/officeDocument/2006/relationships/hyperlink" Target="https://acortar.link/eB0EuI" TargetMode="External"/><Relationship Id="rId42" Type="http://schemas.openxmlformats.org/officeDocument/2006/relationships/image" Target="media/image16.jpg"/><Relationship Id="rId47" Type="http://schemas.openxmlformats.org/officeDocument/2006/relationships/hyperlink" Target="https://acortar.link/3aLcXd" TargetMode="External"/><Relationship Id="rId63" Type="http://schemas.openxmlformats.org/officeDocument/2006/relationships/hyperlink" Target="https://image.shutterstock.com/shutterstock/photos/2113315622/display_1500/stock-vector-smartwatches-mobile-apps-development-abstract-concept-vector-illustration-wearable-devices-2113315622.jpg" TargetMode="External"/><Relationship Id="rId68" Type="http://schemas.openxmlformats.org/officeDocument/2006/relationships/hyperlink" Target="https://image.shutterstock.com/image-photo/blockchain-technology-concept-chain-diagram-600w-1176021937.jpg" TargetMode="External"/><Relationship Id="rId84" Type="http://schemas.openxmlformats.org/officeDocument/2006/relationships/image" Target="media/image36.jpg"/><Relationship Id="rId89" Type="http://schemas.openxmlformats.org/officeDocument/2006/relationships/hyperlink" Target="https://www.digite.com/wp-content/uploads/2019/09/Extreme-Programming-XP-1024x548.jpg" TargetMode="External"/><Relationship Id="rId112" Type="http://schemas.openxmlformats.org/officeDocument/2006/relationships/hyperlink" Target="https://ed.team/blog/como-se-deciden-las-versiones-del-software" TargetMode="External"/><Relationship Id="rId16" Type="http://schemas.openxmlformats.org/officeDocument/2006/relationships/image" Target="media/image3.jpg"/><Relationship Id="rId107" Type="http://schemas.openxmlformats.org/officeDocument/2006/relationships/hyperlink" Target="https://apiumhub.com/es/tech-blog-barcelona/priorizacion-requerimientos-software/" TargetMode="External"/><Relationship Id="rId11" Type="http://schemas.microsoft.com/office/2016/09/relationships/commentsIds" Target="commentsIds.xml"/><Relationship Id="rId32" Type="http://schemas.openxmlformats.org/officeDocument/2006/relationships/image" Target="media/image11.jpg"/><Relationship Id="rId37" Type="http://schemas.openxmlformats.org/officeDocument/2006/relationships/hyperlink" Target="https://acortar.link/Weo7Fi" TargetMode="External"/><Relationship Id="rId53" Type="http://schemas.openxmlformats.org/officeDocument/2006/relationships/hyperlink" Target="https://acortar.link/SqOBOg" TargetMode="External"/><Relationship Id="rId58" Type="http://schemas.openxmlformats.org/officeDocument/2006/relationships/image" Target="media/image24.jpg"/><Relationship Id="rId74" Type="http://schemas.openxmlformats.org/officeDocument/2006/relationships/image" Target="media/image31.jpg"/><Relationship Id="rId79" Type="http://schemas.openxmlformats.org/officeDocument/2006/relationships/hyperlink" Target="http://www.pmoinformatica.com/2016/08/tecnicas-levantamiento-requerimientos.html" TargetMode="External"/><Relationship Id="rId102" Type="http://schemas.openxmlformats.org/officeDocument/2006/relationships/image" Target="media/image45.jpg"/><Relationship Id="rId123" Type="http://schemas.openxmlformats.org/officeDocument/2006/relationships/hyperlink" Target="https://www.genwords.com/blog/metodologia-scrum" TargetMode="External"/><Relationship Id="rId128" Type="http://schemas.microsoft.com/office/2011/relationships/people" Target="people.xml"/><Relationship Id="rId5" Type="http://schemas.openxmlformats.org/officeDocument/2006/relationships/settings" Target="settings.xml"/><Relationship Id="rId90" Type="http://schemas.openxmlformats.org/officeDocument/2006/relationships/image" Target="media/image39.jpg"/><Relationship Id="rId95" Type="http://schemas.openxmlformats.org/officeDocument/2006/relationships/hyperlink" Target="https://www.overti.es/tecnologia/275-priorizacion-de-requisitos-tecnica-moscow" TargetMode="External"/><Relationship Id="rId22" Type="http://schemas.openxmlformats.org/officeDocument/2006/relationships/image" Target="media/image6.jpg"/><Relationship Id="rId27" Type="http://schemas.openxmlformats.org/officeDocument/2006/relationships/hyperlink" Target="https://acortar.link/SrmBQQ" TargetMode="External"/><Relationship Id="rId43" Type="http://schemas.openxmlformats.org/officeDocument/2006/relationships/hyperlink" Target="https://acortar.link/xiZbpa" TargetMode="External"/><Relationship Id="rId48" Type="http://schemas.openxmlformats.org/officeDocument/2006/relationships/image" Target="media/image19.jpg"/><Relationship Id="rId64" Type="http://schemas.openxmlformats.org/officeDocument/2006/relationships/hyperlink" Target="https://image.shutterstock.com/image-vector/software-tester-concept-application-website-600w-2185160713.jpg" TargetMode="External"/><Relationship Id="rId69" Type="http://schemas.openxmlformats.org/officeDocument/2006/relationships/image" Target="media/image29.jpg"/><Relationship Id="rId113" Type="http://schemas.openxmlformats.org/officeDocument/2006/relationships/hyperlink" Target="https://www.grupoacms.com/norma-iso-33000" TargetMode="External"/><Relationship Id="rId118" Type="http://schemas.openxmlformats.org/officeDocument/2006/relationships/hyperlink" Target="https://isi2018.wordpress.com/2018/04/09/metodologia-agil-crystal/" TargetMode="External"/><Relationship Id="rId80" Type="http://schemas.openxmlformats.org/officeDocument/2006/relationships/image" Target="media/image34.jpg"/><Relationship Id="rId85" Type="http://schemas.openxmlformats.org/officeDocument/2006/relationships/hyperlink" Target="https://image.shutterstock.com/image-photo/car-service-business-concept-smart-600w-2164099863.jpg" TargetMode="External"/><Relationship Id="rId12" Type="http://schemas.openxmlformats.org/officeDocument/2006/relationships/image" Target="media/image1.jpg"/><Relationship Id="rId17" Type="http://schemas.openxmlformats.org/officeDocument/2006/relationships/hyperlink" Target="https://acortar.link/b2OKqv" TargetMode="External"/><Relationship Id="rId33" Type="http://schemas.openxmlformats.org/officeDocument/2006/relationships/hyperlink" Target="https://acortar.link/m8cHpy" TargetMode="External"/><Relationship Id="rId38" Type="http://schemas.openxmlformats.org/officeDocument/2006/relationships/image" Target="media/image14.jpg"/><Relationship Id="rId59" Type="http://schemas.openxmlformats.org/officeDocument/2006/relationships/hyperlink" Target="https://image.shutterstock.com/image-vector/requirement-analysis-business-system-development-600w-1805229358.jpg" TargetMode="External"/><Relationship Id="rId103" Type="http://schemas.openxmlformats.org/officeDocument/2006/relationships/hyperlink" Target="https://www-ebooks7-24-com.bdigital.sena.edu.co/stage.aspx?il=&amp;pg=&amp;ed" TargetMode="External"/><Relationship Id="rId108" Type="http://schemas.openxmlformats.org/officeDocument/2006/relationships/hyperlink" Target="https://apiumhub.com/es/tech-blog-barcelona/priorizacion-requerimientos-software/" TargetMode="External"/><Relationship Id="rId124" Type="http://schemas.openxmlformats.org/officeDocument/2006/relationships/hyperlink" Target="https://www-ebooks7-24-com.bdigital.sena.edu.co/?il=16414" TargetMode="External"/><Relationship Id="rId129" Type="http://schemas.openxmlformats.org/officeDocument/2006/relationships/theme" Target="theme/theme1.xml"/><Relationship Id="rId54" Type="http://schemas.openxmlformats.org/officeDocument/2006/relationships/image" Target="media/image22.jpg"/><Relationship Id="rId70" Type="http://schemas.openxmlformats.org/officeDocument/2006/relationships/hyperlink" Target="https://image.shutterstock.com/image-photo/angry-annoyed-businesswoman-having-problem-600w-692204311.jpg" TargetMode="External"/><Relationship Id="rId75" Type="http://schemas.openxmlformats.org/officeDocument/2006/relationships/hyperlink" Target="https://revista.aenor.com/370/garantizar-la-calidad-del-software-y-los-datos.html" TargetMode="External"/><Relationship Id="rId91" Type="http://schemas.openxmlformats.org/officeDocument/2006/relationships/hyperlink" Target="https://isi2018.wordpress.com/2018/04/09/metodologia-agil-crystal/" TargetMode="External"/><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acortar.link/okrCx6" TargetMode="External"/><Relationship Id="rId28" Type="http://schemas.openxmlformats.org/officeDocument/2006/relationships/image" Target="media/image9.jpg"/><Relationship Id="rId49" Type="http://schemas.openxmlformats.org/officeDocument/2006/relationships/hyperlink" Target="https://acortar.link/eyGO5S" TargetMode="External"/><Relationship Id="rId114" Type="http://schemas.openxmlformats.org/officeDocument/2006/relationships/hyperlink" Target="https://www.grupoacms.com/norma-iso-33000" TargetMode="External"/><Relationship Id="rId119" Type="http://schemas.openxmlformats.org/officeDocument/2006/relationships/hyperlink" Target="https://isi2018.wordpress.com/2018/04/09/metodologia-agil-crystal/" TargetMode="External"/><Relationship Id="rId44" Type="http://schemas.openxmlformats.org/officeDocument/2006/relationships/image" Target="media/image17.jpg"/><Relationship Id="rId60" Type="http://schemas.openxmlformats.org/officeDocument/2006/relationships/image" Target="media/image25.jpg"/><Relationship Id="rId65" Type="http://schemas.openxmlformats.org/officeDocument/2006/relationships/image" Target="media/image27.jpg"/><Relationship Id="rId81" Type="http://schemas.openxmlformats.org/officeDocument/2006/relationships/hyperlink" Target="https://image.shutterstock.com/image-vector/brainstorming-decision-making-idea-conceptual-600w-2180557871.jpg" TargetMode="External"/><Relationship Id="rId86" Type="http://schemas.openxmlformats.org/officeDocument/2006/relationships/image" Target="media/image37.png"/><Relationship Id="rId13" Type="http://schemas.openxmlformats.org/officeDocument/2006/relationships/hyperlink" Target="https://acortar.link/5CO4c5" TargetMode="External"/><Relationship Id="rId18" Type="http://schemas.openxmlformats.org/officeDocument/2006/relationships/image" Target="media/image4.jpg"/><Relationship Id="rId39" Type="http://schemas.openxmlformats.org/officeDocument/2006/relationships/hyperlink" Target="https://acortar.link/ZeOES4" TargetMode="External"/><Relationship Id="rId109" Type="http://schemas.openxmlformats.org/officeDocument/2006/relationships/hyperlink" Target="https://www-eni-training-com.bdigital.sena.edu.co/portal/client/mediabook/home" TargetMode="External"/><Relationship Id="rId34" Type="http://schemas.openxmlformats.org/officeDocument/2006/relationships/image" Target="media/image12.jpg"/><Relationship Id="rId50" Type="http://schemas.openxmlformats.org/officeDocument/2006/relationships/image" Target="media/image20.jpg"/><Relationship Id="rId55" Type="http://schemas.openxmlformats.org/officeDocument/2006/relationships/hyperlink" Target="https://acortar.link/N0RyOs" TargetMode="External"/><Relationship Id="rId76" Type="http://schemas.openxmlformats.org/officeDocument/2006/relationships/image" Target="media/image32.png"/><Relationship Id="rId97" Type="http://schemas.openxmlformats.org/officeDocument/2006/relationships/hyperlink" Target="https://slideplayer.es/slide/1675310/" TargetMode="External"/><Relationship Id="rId104" Type="http://schemas.openxmlformats.org/officeDocument/2006/relationships/hyperlink" Target="https://www-ebooks7-24-com.bdigital.sena.edu.co/?il=3313" TargetMode="External"/><Relationship Id="rId120" Type="http://schemas.openxmlformats.org/officeDocument/2006/relationships/hyperlink" Target="https://www-alphaeditorialcloud-com.bdigital.sena.edu.co/reader/ingenieria-de-software?location=155" TargetMode="External"/><Relationship Id="rId125" Type="http://schemas.openxmlformats.org/officeDocument/2006/relationships/hyperlink" Target="https://www-ebooks7-24-com.bdigital.sena.edu.co/?il=16414" TargetMode="External"/><Relationship Id="rId7" Type="http://schemas.openxmlformats.org/officeDocument/2006/relationships/footnotes" Target="footnotes.xml"/><Relationship Id="rId71" Type="http://schemas.openxmlformats.org/officeDocument/2006/relationships/hyperlink" Target="http://www.pmoinformatica.com/2015/05/requerimientos-no-funcionales-ejemplos.html" TargetMode="External"/><Relationship Id="rId92" Type="http://schemas.openxmlformats.org/officeDocument/2006/relationships/image" Target="media/image40.jpg"/><Relationship Id="rId2" Type="http://schemas.openxmlformats.org/officeDocument/2006/relationships/customXml" Target="../customXml/item2.xml"/><Relationship Id="rId29" Type="http://schemas.openxmlformats.org/officeDocument/2006/relationships/hyperlink" Target="https://acortar.link/KollFJ" TargetMode="External"/><Relationship Id="rId24" Type="http://schemas.openxmlformats.org/officeDocument/2006/relationships/image" Target="media/image7.jpg"/><Relationship Id="rId40" Type="http://schemas.openxmlformats.org/officeDocument/2006/relationships/image" Target="media/image15.jpg"/><Relationship Id="rId45" Type="http://schemas.openxmlformats.org/officeDocument/2006/relationships/hyperlink" Target="https://acortar.link/ymk1H8" TargetMode="External"/><Relationship Id="rId66" Type="http://schemas.openxmlformats.org/officeDocument/2006/relationships/hyperlink" Target="https://image.shutterstock.com/image-photo/digital-banking-internet-payment-online-600w-2037588638.jpg" TargetMode="External"/><Relationship Id="rId87" Type="http://schemas.openxmlformats.org/officeDocument/2006/relationships/hyperlink" Target="https://cdnb.ganttpro.com/uploads/2022/01/agil-metodologia-scrum-1024x665.png.webp" TargetMode="External"/><Relationship Id="rId110" Type="http://schemas.openxmlformats.org/officeDocument/2006/relationships/hyperlink" Target="https://www-eni-training-com.bdigital.sena.edu.co/portal/client/mediabook/home" TargetMode="External"/><Relationship Id="rId115" Type="http://schemas.openxmlformats.org/officeDocument/2006/relationships/hyperlink" Target="https://www.iebschool.com/blog/que-es-un-product-backlog-y-como-hacer-uno-guia-scrum-agile-scrum/" TargetMode="External"/><Relationship Id="rId61" Type="http://schemas.openxmlformats.org/officeDocument/2006/relationships/hyperlink" Target="https://image.shutterstock.com/image-vector/software-problems-isolated-cartoon-vector-600w-2177600167.jpg" TargetMode="External"/><Relationship Id="rId82" Type="http://schemas.openxmlformats.org/officeDocument/2006/relationships/image" Target="media/image35.jpg"/><Relationship Id="rId19" Type="http://schemas.openxmlformats.org/officeDocument/2006/relationships/hyperlink" Target="https://acortar.link/Bspbaf" TargetMode="External"/><Relationship Id="rId14" Type="http://schemas.openxmlformats.org/officeDocument/2006/relationships/image" Target="media/image2.jpg"/><Relationship Id="rId30" Type="http://schemas.openxmlformats.org/officeDocument/2006/relationships/image" Target="media/image10.jpg"/><Relationship Id="rId35" Type="http://schemas.openxmlformats.org/officeDocument/2006/relationships/hyperlink" Target="https://acortar.link/1FBjfU" TargetMode="External"/><Relationship Id="rId56" Type="http://schemas.openxmlformats.org/officeDocument/2006/relationships/image" Target="media/image23.jpg"/><Relationship Id="rId77" Type="http://schemas.openxmlformats.org/officeDocument/2006/relationships/hyperlink" Target="https://www.iso33000.es/" TargetMode="External"/><Relationship Id="rId100" Type="http://schemas.openxmlformats.org/officeDocument/2006/relationships/image" Target="media/image44.jpg"/><Relationship Id="rId105" Type="http://schemas.openxmlformats.org/officeDocument/2006/relationships/hyperlink" Target="https://www-ebooks7-24-com.bdigital.sena.edu.co/?il=1983" TargetMode="External"/><Relationship Id="rId12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acortar.link/WOPQHl" TargetMode="External"/><Relationship Id="rId72" Type="http://schemas.openxmlformats.org/officeDocument/2006/relationships/image" Target="media/image30.jpg"/><Relationship Id="rId93" Type="http://schemas.openxmlformats.org/officeDocument/2006/relationships/hyperlink" Target="https://image.shutterstock.com/image-vector/set-work-priority-arrange-do-600w-1851861454.jpg" TargetMode="External"/><Relationship Id="rId98" Type="http://schemas.openxmlformats.org/officeDocument/2006/relationships/image" Target="media/image43.jpg"/><Relationship Id="rId121" Type="http://schemas.openxmlformats.org/officeDocument/2006/relationships/hyperlink" Target="https://www-alphaeditorialcloud-com.bdigital.sena.edu.co/reader/ingenieria-de-software?location=155" TargetMode="External"/><Relationship Id="rId3" Type="http://schemas.openxmlformats.org/officeDocument/2006/relationships/numbering" Target="numbering.xml"/><Relationship Id="rId25" Type="http://schemas.openxmlformats.org/officeDocument/2006/relationships/hyperlink" Target="https://acortar.link/axRxIE" TargetMode="External"/><Relationship Id="rId46" Type="http://schemas.openxmlformats.org/officeDocument/2006/relationships/image" Target="media/image18.jpg"/><Relationship Id="rId67" Type="http://schemas.openxmlformats.org/officeDocument/2006/relationships/image" Target="media/image28.jpg"/><Relationship Id="rId116" Type="http://schemas.openxmlformats.org/officeDocument/2006/relationships/hyperlink" Target="https://www.iebschool.com/blog/que-es-un-product-backlog-y-como-hacer-uno-guia-scrum-agile-scrum/" TargetMode="External"/><Relationship Id="rId20" Type="http://schemas.openxmlformats.org/officeDocument/2006/relationships/image" Target="media/image5.jpg"/><Relationship Id="rId41" Type="http://schemas.openxmlformats.org/officeDocument/2006/relationships/hyperlink" Target="https://acortar.link/kbMQzO" TargetMode="External"/><Relationship Id="rId62" Type="http://schemas.openxmlformats.org/officeDocument/2006/relationships/image" Target="media/image26.jpg"/><Relationship Id="rId83" Type="http://schemas.openxmlformats.org/officeDocument/2006/relationships/hyperlink" Target="https://image.shutterstock.com/image-photo/view-over-businesslady-shoulder-seated-600w-1704165919.jpg" TargetMode="External"/><Relationship Id="rId88" Type="http://schemas.openxmlformats.org/officeDocument/2006/relationships/image" Target="media/image38.png"/><Relationship Id="rId111" Type="http://schemas.openxmlformats.org/officeDocument/2006/relationships/hyperlink" Target="https://ed.team/blog/como-se-deciden-las-versiones-del-software" TargetMode="External"/><Relationship Id="rId15" Type="http://schemas.openxmlformats.org/officeDocument/2006/relationships/hyperlink" Target="https://acortar.link/gDDgD0" TargetMode="External"/><Relationship Id="rId36" Type="http://schemas.openxmlformats.org/officeDocument/2006/relationships/image" Target="media/image13.jpg"/><Relationship Id="rId57" Type="http://schemas.openxmlformats.org/officeDocument/2006/relationships/hyperlink" Target="https://acortar.link/O1d9pz" TargetMode="External"/><Relationship Id="rId106" Type="http://schemas.openxmlformats.org/officeDocument/2006/relationships/hyperlink" Target="https://www-ebooks7-24-com.bdigital.sena.edu.co/stage.aspx?il=&amp;pg=&amp;ed" TargetMode="External"/><Relationship Id="rId12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hyperlink" Target="https://acortar.link/C2FRxn" TargetMode="External"/><Relationship Id="rId52" Type="http://schemas.openxmlformats.org/officeDocument/2006/relationships/image" Target="media/image21.png"/><Relationship Id="rId73" Type="http://schemas.openxmlformats.org/officeDocument/2006/relationships/hyperlink" Target="https://image.shutterstock.com/image-photo/standards-quality-assurance-control-standardisation-600w-1408800641.jpg" TargetMode="External"/><Relationship Id="rId78" Type="http://schemas.openxmlformats.org/officeDocument/2006/relationships/image" Target="media/image33.jpg"/><Relationship Id="rId94" Type="http://schemas.openxmlformats.org/officeDocument/2006/relationships/image" Target="media/image41.jpg"/><Relationship Id="rId99" Type="http://schemas.openxmlformats.org/officeDocument/2006/relationships/hyperlink" Target="https://image.shutterstock.com/image-photo/document-management-system-dms-short-600w-2135798499.jpg" TargetMode="External"/><Relationship Id="rId101" Type="http://schemas.openxmlformats.org/officeDocument/2006/relationships/hyperlink" Target="https://image.shutterstock.com/image-vector/stakeholder-vector-line-icon-600w-596464301.jpg" TargetMode="External"/><Relationship Id="rId122" Type="http://schemas.openxmlformats.org/officeDocument/2006/relationships/hyperlink" Target="https://www.genwords.com/blog/metodologia-scrum" TargetMode="External"/><Relationship Id="rId4" Type="http://schemas.openxmlformats.org/officeDocument/2006/relationships/styles" Target="styles.xml"/><Relationship Id="rId9" Type="http://schemas.openxmlformats.org/officeDocument/2006/relationships/comments" Target="comments.xml"/><Relationship Id="rId26"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cnmLAORHozPvCmZteXyOsqUl5g==">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B6C043-5DEC-D64A-AD98-06A3AE38B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41</Pages>
  <Words>9716</Words>
  <Characters>53444</Characters>
  <Application>Microsoft Office Word</Application>
  <DocSecurity>0</DocSecurity>
  <Lines>445</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2022-10-03T20:54:00Z</dcterms:created>
  <dcterms:modified xsi:type="dcterms:W3CDTF">2022-10-04T21:01:00Z</dcterms:modified>
</cp:coreProperties>
</file>